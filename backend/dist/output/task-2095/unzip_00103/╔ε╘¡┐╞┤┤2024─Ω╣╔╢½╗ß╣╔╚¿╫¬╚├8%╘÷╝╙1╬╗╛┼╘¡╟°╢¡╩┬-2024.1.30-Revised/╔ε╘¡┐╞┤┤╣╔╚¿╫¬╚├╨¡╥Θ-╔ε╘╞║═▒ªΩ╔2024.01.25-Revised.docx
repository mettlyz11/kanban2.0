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E727BB" w14:textId="77777777" w:rsidR="00E20AE9" w:rsidRDefault="00E20AE9">
      <w:pPr>
        <w:widowControl/>
        <w:snapToGrid w:val="0"/>
        <w:spacing w:after="113" w:line="360" w:lineRule="atLeast"/>
        <w:ind w:firstLine="425"/>
        <w:jc w:val="center"/>
        <w:textAlignment w:val="center"/>
        <w:rPr>
          <w:rFonts w:ascii="宋体" w:hAnsi="宋体" w:cs="宋体"/>
          <w:sz w:val="24"/>
        </w:rPr>
      </w:pPr>
    </w:p>
    <w:p w14:paraId="55EBF39E" w14:textId="77777777" w:rsidR="00E20AE9" w:rsidRDefault="00B37ED1">
      <w:pPr>
        <w:widowControl/>
        <w:snapToGrid w:val="0"/>
        <w:spacing w:after="113" w:line="360" w:lineRule="atLeast"/>
        <w:ind w:firstLine="425"/>
        <w:jc w:val="center"/>
        <w:textAlignment w:val="center"/>
        <w:rPr>
          <w:rFonts w:ascii="宋体" w:hAnsi="宋体"/>
          <w:b/>
          <w:bCs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内蒙古深原科创研发</w:t>
      </w:r>
      <w:r>
        <w:rPr>
          <w:rFonts w:ascii="宋体" w:hAnsi="宋体" w:cs="宋体"/>
          <w:b/>
          <w:bCs/>
          <w:sz w:val="36"/>
          <w:szCs w:val="36"/>
        </w:rPr>
        <w:t>有限公司</w:t>
      </w:r>
    </w:p>
    <w:p w14:paraId="57EDE790" w14:textId="77777777" w:rsidR="00E20AE9" w:rsidRPr="00B37ED1" w:rsidRDefault="00000000">
      <w:pPr>
        <w:widowControl/>
        <w:snapToGrid w:val="0"/>
        <w:spacing w:after="113" w:line="360" w:lineRule="atLeast"/>
        <w:ind w:firstLine="425"/>
        <w:jc w:val="center"/>
        <w:textAlignment w:val="center"/>
        <w:rPr>
          <w:rFonts w:ascii="宋体" w:hAnsi="宋体"/>
          <w:b/>
          <w:bCs/>
          <w:color w:val="000000"/>
          <w:kern w:val="0"/>
          <w:sz w:val="36"/>
          <w:szCs w:val="36"/>
        </w:rPr>
      </w:pPr>
      <w:r w:rsidRPr="00B37ED1">
        <w:rPr>
          <w:rFonts w:ascii="宋体" w:hAnsi="宋体" w:hint="eastAsia"/>
          <w:b/>
          <w:bCs/>
          <w:color w:val="000000"/>
          <w:kern w:val="0"/>
          <w:sz w:val="36"/>
          <w:szCs w:val="36"/>
        </w:rPr>
        <w:t>股权转让协议</w:t>
      </w:r>
    </w:p>
    <w:p w14:paraId="5CD9601E" w14:textId="77777777" w:rsidR="00E20AE9" w:rsidRDefault="00E20AE9">
      <w:pPr>
        <w:widowControl/>
        <w:snapToGrid w:val="0"/>
        <w:spacing w:after="113" w:line="360" w:lineRule="atLeast"/>
        <w:ind w:firstLine="425"/>
        <w:jc w:val="center"/>
        <w:textAlignment w:val="center"/>
        <w:rPr>
          <w:rFonts w:ascii="宋体" w:hAnsi="宋体"/>
          <w:color w:val="000000"/>
          <w:kern w:val="0"/>
          <w:szCs w:val="21"/>
        </w:rPr>
      </w:pPr>
    </w:p>
    <w:p w14:paraId="1A4952D1" w14:textId="77777777" w:rsidR="00B37ED1" w:rsidRPr="00B37ED1" w:rsidRDefault="00000000" w:rsidP="00B37ED1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转让方：</w:t>
      </w:r>
      <w:r w:rsidR="00B37ED1" w:rsidRPr="00B37ED1">
        <w:rPr>
          <w:rFonts w:hint="eastAsia"/>
          <w:sz w:val="28"/>
          <w:szCs w:val="28"/>
        </w:rPr>
        <w:t>北京深云智合科技有限公司</w:t>
      </w:r>
    </w:p>
    <w:p w14:paraId="09FACF55" w14:textId="77777777" w:rsidR="00E20AE9" w:rsidRPr="00B37ED1" w:rsidRDefault="00B37ED1" w:rsidP="00B37ED1">
      <w:pPr>
        <w:widowControl/>
        <w:snapToGrid w:val="0"/>
        <w:spacing w:after="113"/>
        <w:textAlignment w:val="center"/>
        <w:rPr>
          <w:sz w:val="28"/>
          <w:szCs w:val="28"/>
        </w:rPr>
      </w:pP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统一社会信用代码：</w:t>
      </w:r>
      <w:r w:rsidRPr="00B37ED1">
        <w:rPr>
          <w:sz w:val="28"/>
          <w:szCs w:val="28"/>
        </w:rPr>
        <w:t>91110108MA01X3BT3M</w:t>
      </w:r>
    </w:p>
    <w:p w14:paraId="75F09437" w14:textId="77777777" w:rsidR="00E20AE9" w:rsidRPr="00B37ED1" w:rsidRDefault="00E20AE9" w:rsidP="00B37ED1">
      <w:pPr>
        <w:widowControl/>
        <w:snapToGrid w:val="0"/>
        <w:spacing w:after="113"/>
        <w:ind w:firstLine="425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</w:p>
    <w:p w14:paraId="297305DB" w14:textId="77777777" w:rsidR="00B37ED1" w:rsidRPr="00B37ED1" w:rsidRDefault="00000000" w:rsidP="00B37ED1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受让方</w:t>
      </w:r>
      <w:del w:id="0" w:author="ZLWD" w:date="2024-01-31T01:05:00Z">
        <w:r w:rsidRPr="00B37ED1" w:rsidDel="00E815B1">
          <w:rPr>
            <w:rFonts w:ascii="宋体" w:hAnsi="宋体" w:hint="eastAsia"/>
            <w:color w:val="000000"/>
            <w:kern w:val="0"/>
            <w:sz w:val="28"/>
            <w:szCs w:val="28"/>
          </w:rPr>
          <w:delText>名称</w:delText>
        </w:r>
      </w:del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：</w:t>
      </w:r>
      <w:r w:rsidR="00B37ED1" w:rsidRPr="00B37ED1">
        <w:rPr>
          <w:rFonts w:hint="eastAsia"/>
          <w:sz w:val="28"/>
          <w:szCs w:val="28"/>
        </w:rPr>
        <w:t>内蒙古宝晟资产运营管理有限公司</w:t>
      </w:r>
    </w:p>
    <w:p w14:paraId="3CB47069" w14:textId="77777777" w:rsidR="00E20AE9" w:rsidRPr="00B37ED1" w:rsidRDefault="00B37ED1" w:rsidP="00B37ED1">
      <w:pPr>
        <w:widowControl/>
        <w:snapToGrid w:val="0"/>
        <w:spacing w:after="113"/>
        <w:textAlignment w:val="center"/>
        <w:rPr>
          <w:sz w:val="28"/>
          <w:szCs w:val="28"/>
        </w:rPr>
      </w:pP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统一社会信用代码：</w:t>
      </w:r>
      <w:r w:rsidRPr="00B37ED1">
        <w:rPr>
          <w:sz w:val="28"/>
          <w:szCs w:val="28"/>
        </w:rPr>
        <w:t>911502076900783496</w:t>
      </w:r>
    </w:p>
    <w:p w14:paraId="71493B6A" w14:textId="77777777" w:rsidR="00B37ED1" w:rsidRDefault="00B37ED1" w:rsidP="00B37ED1">
      <w:pPr>
        <w:widowControl/>
        <w:snapToGrid w:val="0"/>
        <w:spacing w:after="113" w:line="360" w:lineRule="auto"/>
        <w:textAlignment w:val="center"/>
        <w:rPr>
          <w:sz w:val="28"/>
          <w:szCs w:val="28"/>
        </w:rPr>
      </w:pPr>
    </w:p>
    <w:p w14:paraId="21795875" w14:textId="512C7E34" w:rsidR="00E20AE9" w:rsidRDefault="007430EE" w:rsidP="00B37ED1">
      <w:pPr>
        <w:widowControl/>
        <w:snapToGrid w:val="0"/>
        <w:spacing w:after="113" w:line="360" w:lineRule="auto"/>
        <w:ind w:firstLineChars="200" w:firstLine="560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  <w:r>
        <w:rPr>
          <w:rFonts w:ascii="宋体" w:hAnsi="宋体" w:hint="eastAsia"/>
          <w:color w:val="000000"/>
          <w:kern w:val="0"/>
          <w:sz w:val="28"/>
          <w:szCs w:val="28"/>
        </w:rPr>
        <w:t>根据双方于2</w:t>
      </w:r>
      <w:r>
        <w:rPr>
          <w:rFonts w:ascii="宋体" w:hAnsi="宋体"/>
          <w:color w:val="000000"/>
          <w:kern w:val="0"/>
          <w:sz w:val="28"/>
          <w:szCs w:val="28"/>
        </w:rPr>
        <w:t>023</w:t>
      </w:r>
      <w:r>
        <w:rPr>
          <w:rFonts w:ascii="宋体" w:hAnsi="宋体" w:hint="eastAsia"/>
          <w:color w:val="000000"/>
          <w:kern w:val="0"/>
          <w:sz w:val="28"/>
          <w:szCs w:val="28"/>
        </w:rPr>
        <w:t>年1</w:t>
      </w:r>
      <w:r>
        <w:rPr>
          <w:rFonts w:ascii="宋体" w:hAnsi="宋体"/>
          <w:color w:val="000000"/>
          <w:kern w:val="0"/>
          <w:sz w:val="28"/>
          <w:szCs w:val="28"/>
        </w:rPr>
        <w:t>2</w:t>
      </w:r>
      <w:r>
        <w:rPr>
          <w:rFonts w:ascii="宋体" w:hAnsi="宋体" w:hint="eastAsia"/>
          <w:color w:val="000000"/>
          <w:kern w:val="0"/>
          <w:sz w:val="28"/>
          <w:szCs w:val="28"/>
        </w:rPr>
        <w:t>月签订的《合资协议》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，转让方</w:t>
      </w:r>
      <w:r w:rsidR="00B37ED1" w:rsidRPr="00B37ED1">
        <w:rPr>
          <w:rFonts w:hint="eastAsia"/>
          <w:sz w:val="28"/>
          <w:szCs w:val="28"/>
        </w:rPr>
        <w:t>北京深云智合科技有限公司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同意将</w:t>
      </w:r>
      <w:ins w:id="1" w:author="ZLWD" w:date="2024-01-31T01:04:00Z">
        <w:r w:rsidR="00E815B1">
          <w:rPr>
            <w:rFonts w:ascii="宋体" w:hAnsi="宋体" w:hint="eastAsia"/>
            <w:color w:val="000000"/>
            <w:kern w:val="0"/>
            <w:sz w:val="28"/>
            <w:szCs w:val="28"/>
          </w:rPr>
          <w:t>其</w:t>
        </w:r>
      </w:ins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持有</w:t>
      </w:r>
      <w:ins w:id="2" w:author="ZLWD" w:date="2024-01-31T01:04:00Z">
        <w:r w:rsidR="00E815B1">
          <w:rPr>
            <w:rFonts w:ascii="宋体" w:hAnsi="宋体" w:hint="eastAsia"/>
            <w:color w:val="000000"/>
            <w:kern w:val="0"/>
            <w:sz w:val="28"/>
            <w:szCs w:val="28"/>
          </w:rPr>
          <w:t>的</w:t>
        </w:r>
      </w:ins>
      <w:r w:rsidR="00B37ED1" w:rsidRPr="00B37ED1">
        <w:rPr>
          <w:rFonts w:ascii="宋体" w:hAnsi="宋体" w:hint="eastAsia"/>
          <w:color w:val="000000"/>
          <w:kern w:val="0"/>
          <w:sz w:val="28"/>
          <w:szCs w:val="28"/>
        </w:rPr>
        <w:t>内蒙古深原科创研发有限公司</w:t>
      </w:r>
      <w:r w:rsidR="00B37ED1" w:rsidRPr="00B37ED1">
        <w:rPr>
          <w:rFonts w:ascii="宋体" w:hAnsi="宋体"/>
          <w:color w:val="000000"/>
          <w:kern w:val="0"/>
          <w:sz w:val="28"/>
          <w:szCs w:val="28"/>
        </w:rPr>
        <w:t>80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万元</w:t>
      </w:r>
      <w:ins w:id="3" w:author="ZLWD" w:date="2024-01-31T01:04:00Z">
        <w:r w:rsidR="00E815B1">
          <w:rPr>
            <w:rFonts w:ascii="宋体" w:hAnsi="宋体" w:hint="eastAsia"/>
            <w:color w:val="000000"/>
            <w:kern w:val="0"/>
            <w:sz w:val="28"/>
            <w:szCs w:val="28"/>
          </w:rPr>
          <w:t>的</w:t>
        </w:r>
      </w:ins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股</w:t>
      </w:r>
      <w:r>
        <w:rPr>
          <w:rFonts w:ascii="宋体" w:hAnsi="宋体" w:hint="eastAsia"/>
          <w:color w:val="000000"/>
          <w:kern w:val="0"/>
          <w:sz w:val="28"/>
          <w:szCs w:val="28"/>
        </w:rPr>
        <w:t>权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，占注册资本的</w:t>
      </w:r>
      <w:r w:rsidR="00B37ED1" w:rsidRPr="00B37ED1">
        <w:rPr>
          <w:rFonts w:ascii="宋体" w:hAnsi="宋体"/>
          <w:color w:val="000000"/>
          <w:kern w:val="0"/>
          <w:sz w:val="28"/>
          <w:szCs w:val="28"/>
        </w:rPr>
        <w:t>8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%（实际入资金额为0元，未入资金额为</w:t>
      </w:r>
      <w:r w:rsidR="00B37ED1" w:rsidRPr="00B37ED1">
        <w:rPr>
          <w:rFonts w:ascii="宋体" w:hAnsi="宋体"/>
          <w:color w:val="000000"/>
          <w:kern w:val="0"/>
          <w:sz w:val="28"/>
          <w:szCs w:val="28"/>
        </w:rPr>
        <w:t>80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万元）以0元转让给受让方</w:t>
      </w:r>
      <w:r w:rsidR="00B37ED1" w:rsidRPr="00B37ED1">
        <w:rPr>
          <w:rFonts w:hint="eastAsia"/>
          <w:sz w:val="28"/>
          <w:szCs w:val="28"/>
        </w:rPr>
        <w:t>内蒙古宝晟资产运营管理有限公司</w:t>
      </w:r>
      <w:r>
        <w:rPr>
          <w:rFonts w:ascii="宋体" w:hAnsi="宋体" w:hint="eastAsia"/>
          <w:color w:val="000000"/>
          <w:kern w:val="0"/>
          <w:sz w:val="28"/>
          <w:szCs w:val="28"/>
        </w:rPr>
        <w:t>，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受让方同意</w:t>
      </w:r>
      <w:r>
        <w:rPr>
          <w:rFonts w:ascii="宋体" w:hAnsi="宋体" w:hint="eastAsia"/>
          <w:color w:val="000000"/>
          <w:kern w:val="0"/>
          <w:sz w:val="28"/>
          <w:szCs w:val="28"/>
        </w:rPr>
        <w:t>受让上述股权，在完成工商变更手续后履行实缴义务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。</w:t>
      </w:r>
    </w:p>
    <w:p w14:paraId="3D9B9833" w14:textId="3AA3A684" w:rsidR="001A5285" w:rsidRPr="001A5285" w:rsidRDefault="001A5285" w:rsidP="00B37ED1">
      <w:pPr>
        <w:widowControl/>
        <w:snapToGrid w:val="0"/>
        <w:spacing w:after="113" w:line="360" w:lineRule="auto"/>
        <w:ind w:firstLineChars="200" w:firstLine="560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  <w:r>
        <w:rPr>
          <w:rFonts w:ascii="宋体" w:hAnsi="宋体" w:hint="eastAsia"/>
          <w:color w:val="000000"/>
          <w:kern w:val="0"/>
          <w:sz w:val="28"/>
          <w:szCs w:val="28"/>
        </w:rPr>
        <w:t>本协议一式四份，双方各执一份，公司留档一份，交工商局备案一份，均具有同等法律效力。</w:t>
      </w:r>
    </w:p>
    <w:p w14:paraId="47433939" w14:textId="77777777" w:rsidR="00B37ED1" w:rsidRDefault="00B37ED1" w:rsidP="00B37ED1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</w:p>
    <w:p w14:paraId="3DD845C6" w14:textId="77777777" w:rsidR="00B37ED1" w:rsidRDefault="00B37ED1" w:rsidP="00B37ED1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</w:p>
    <w:p w14:paraId="2CF97F51" w14:textId="77777777" w:rsidR="00E20AE9" w:rsidRPr="00B37ED1" w:rsidRDefault="00000000" w:rsidP="00B37ED1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转让方：（</w:t>
      </w:r>
      <w:r w:rsidR="00B37ED1" w:rsidRPr="00B37ED1">
        <w:rPr>
          <w:rFonts w:ascii="宋体" w:hAnsi="宋体" w:hint="eastAsia"/>
          <w:color w:val="000000"/>
          <w:kern w:val="0"/>
          <w:sz w:val="28"/>
          <w:szCs w:val="28"/>
        </w:rPr>
        <w:t>盖章并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签字）              受让方：（</w:t>
      </w:r>
      <w:r w:rsidR="00B37ED1" w:rsidRPr="00B37ED1">
        <w:rPr>
          <w:rFonts w:ascii="宋体" w:hAnsi="宋体" w:hint="eastAsia"/>
          <w:color w:val="000000"/>
          <w:kern w:val="0"/>
          <w:sz w:val="28"/>
          <w:szCs w:val="28"/>
        </w:rPr>
        <w:t>盖章并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签字）</w:t>
      </w:r>
    </w:p>
    <w:p w14:paraId="7A961DB7" w14:textId="77777777" w:rsidR="00E20AE9" w:rsidRPr="00B37ED1" w:rsidRDefault="00E20AE9" w:rsidP="00B37ED1">
      <w:pPr>
        <w:widowControl/>
        <w:snapToGrid w:val="0"/>
        <w:spacing w:after="113"/>
        <w:ind w:firstLine="425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</w:p>
    <w:p w14:paraId="1CF34B08" w14:textId="6F9B9928" w:rsidR="00B37ED1" w:rsidRDefault="00B37ED1" w:rsidP="005D4ACF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</w:p>
    <w:p w14:paraId="192781C7" w14:textId="77777777" w:rsidR="005D4ACF" w:rsidRDefault="005D4ACF" w:rsidP="005D4ACF">
      <w:pPr>
        <w:widowControl/>
        <w:snapToGrid w:val="0"/>
        <w:spacing w:after="113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</w:p>
    <w:p w14:paraId="3C9239D7" w14:textId="77777777" w:rsidR="006F1743" w:rsidRPr="00B37ED1" w:rsidRDefault="00B37ED1" w:rsidP="00B37ED1">
      <w:pPr>
        <w:widowControl/>
        <w:snapToGrid w:val="0"/>
        <w:spacing w:after="113"/>
        <w:ind w:firstLineChars="1983" w:firstLine="5552"/>
        <w:textAlignment w:val="center"/>
        <w:rPr>
          <w:rFonts w:ascii="宋体" w:hAnsi="宋体"/>
          <w:color w:val="000000"/>
          <w:kern w:val="0"/>
          <w:sz w:val="28"/>
          <w:szCs w:val="28"/>
        </w:rPr>
      </w:pPr>
      <w:r w:rsidRPr="00B37ED1">
        <w:rPr>
          <w:rFonts w:ascii="宋体" w:hAnsi="宋体"/>
          <w:color w:val="000000"/>
          <w:kern w:val="0"/>
          <w:sz w:val="28"/>
          <w:szCs w:val="28"/>
        </w:rPr>
        <w:t>2024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年</w:t>
      </w:r>
      <w:r w:rsidRPr="00B37ED1">
        <w:rPr>
          <w:rFonts w:ascii="宋体" w:hAnsi="宋体"/>
          <w:color w:val="000000"/>
          <w:kern w:val="0"/>
          <w:sz w:val="28"/>
          <w:szCs w:val="28"/>
        </w:rPr>
        <w:t>1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月</w:t>
      </w:r>
      <w:r w:rsidR="00C330AE">
        <w:rPr>
          <w:rFonts w:ascii="宋体" w:hAnsi="宋体"/>
          <w:color w:val="000000"/>
          <w:kern w:val="0"/>
          <w:sz w:val="28"/>
          <w:szCs w:val="28"/>
        </w:rPr>
        <w:t>25</w:t>
      </w:r>
      <w:r w:rsidRPr="00B37ED1">
        <w:rPr>
          <w:rFonts w:ascii="宋体" w:hAnsi="宋体" w:hint="eastAsia"/>
          <w:color w:val="000000"/>
          <w:kern w:val="0"/>
          <w:sz w:val="28"/>
          <w:szCs w:val="28"/>
        </w:rPr>
        <w:t>日</w:t>
      </w:r>
    </w:p>
    <w:sectPr w:rsidR="006F1743" w:rsidRPr="00B37ED1" w:rsidSect="005E392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86047" w14:textId="77777777" w:rsidR="005E392D" w:rsidRDefault="005E392D" w:rsidP="00B37ED1">
      <w:r>
        <w:separator/>
      </w:r>
    </w:p>
  </w:endnote>
  <w:endnote w:type="continuationSeparator" w:id="0">
    <w:p w14:paraId="5119261C" w14:textId="77777777" w:rsidR="005E392D" w:rsidRDefault="005E392D" w:rsidP="00B37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8DBCB" w14:textId="77777777" w:rsidR="005E392D" w:rsidRDefault="005E392D" w:rsidP="00B37ED1">
      <w:r>
        <w:separator/>
      </w:r>
    </w:p>
  </w:footnote>
  <w:footnote w:type="continuationSeparator" w:id="0">
    <w:p w14:paraId="4C799BCE" w14:textId="77777777" w:rsidR="005E392D" w:rsidRDefault="005E392D" w:rsidP="00B37ED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LWD">
    <w15:presenceInfo w15:providerId="None" w15:userId="ZLW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lZGMzY2JkNzU0NTNlMDQ1MzlhZTFmNmRlYzNlY2IifQ=="/>
  </w:docVars>
  <w:rsids>
    <w:rsidRoot w:val="001A5285"/>
    <w:rsid w:val="000A3408"/>
    <w:rsid w:val="000B3B6A"/>
    <w:rsid w:val="00161802"/>
    <w:rsid w:val="001A5285"/>
    <w:rsid w:val="0028596F"/>
    <w:rsid w:val="00347FDE"/>
    <w:rsid w:val="003B3C6A"/>
    <w:rsid w:val="0048775F"/>
    <w:rsid w:val="005D4ACF"/>
    <w:rsid w:val="005E392D"/>
    <w:rsid w:val="006F1743"/>
    <w:rsid w:val="007430EE"/>
    <w:rsid w:val="009E20DD"/>
    <w:rsid w:val="00B37ED1"/>
    <w:rsid w:val="00C330AE"/>
    <w:rsid w:val="00C4289B"/>
    <w:rsid w:val="00CB631F"/>
    <w:rsid w:val="00CF6C81"/>
    <w:rsid w:val="00D00DB9"/>
    <w:rsid w:val="00DE249B"/>
    <w:rsid w:val="00E20AE9"/>
    <w:rsid w:val="00E815B1"/>
    <w:rsid w:val="00EA0778"/>
    <w:rsid w:val="0BD41292"/>
    <w:rsid w:val="0F9C4187"/>
    <w:rsid w:val="11840349"/>
    <w:rsid w:val="13454A35"/>
    <w:rsid w:val="1F511A81"/>
    <w:rsid w:val="20473BFE"/>
    <w:rsid w:val="29C06DA7"/>
    <w:rsid w:val="2F357E81"/>
    <w:rsid w:val="348C3C0A"/>
    <w:rsid w:val="3E6657CE"/>
    <w:rsid w:val="41DF5A3B"/>
    <w:rsid w:val="46604F1C"/>
    <w:rsid w:val="4CD90ABE"/>
    <w:rsid w:val="52DD1B33"/>
    <w:rsid w:val="5756265E"/>
    <w:rsid w:val="585337F4"/>
    <w:rsid w:val="6C2C13B2"/>
    <w:rsid w:val="6FAC6F8A"/>
    <w:rsid w:val="702F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73484F6"/>
  <w15:chartTrackingRefBased/>
  <w15:docId w15:val="{7EC4CF2F-6D7D-4FA4-A432-01DAF932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B37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37ED1"/>
    <w:rPr>
      <w:kern w:val="2"/>
      <w:sz w:val="18"/>
      <w:szCs w:val="18"/>
    </w:rPr>
  </w:style>
  <w:style w:type="paragraph" w:styleId="a6">
    <w:name w:val="footer"/>
    <w:basedOn w:val="a"/>
    <w:link w:val="a7"/>
    <w:rsid w:val="00B37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37ED1"/>
    <w:rPr>
      <w:kern w:val="2"/>
      <w:sz w:val="18"/>
      <w:szCs w:val="18"/>
    </w:rPr>
  </w:style>
  <w:style w:type="paragraph" w:styleId="a8">
    <w:name w:val="Revision"/>
    <w:hidden/>
    <w:uiPriority w:val="99"/>
    <w:unhideWhenUsed/>
    <w:rsid w:val="00E815B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5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%20Wu\Desktop\&#28145;&#21407;&#31185;&#21019;&#21464;&#26356;&#26448;&#26009;\&#21271;&#20140;&#28145;&#21407;&#31185;&#21019;&#30740;&#21457;&#26377;&#38480;&#20844;&#21496;&#32929;&#26435;&#36716;&#35753;&#21327;&#35758;-&#23453;&#26207;&#21644;&#28145;&#20113;2024.01.25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北京深原科创研发有限公司股权转让协议-宝晟和深云2024.01.25</Template>
  <TotalTime>16</TotalTime>
  <Pages>1</Pages>
  <Words>54</Words>
  <Characters>312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Lenovo (Beijing) Limited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附：股权转让协议格式</dc:title>
  <dc:subject/>
  <dc:creator>Fan Wu</dc:creator>
  <cp:keywords/>
  <dc:description/>
  <cp:lastModifiedBy>ZLWD</cp:lastModifiedBy>
  <cp:revision>3</cp:revision>
  <cp:lastPrinted>2021-04-12T08:37:00Z</cp:lastPrinted>
  <dcterms:created xsi:type="dcterms:W3CDTF">2024-01-30T08:23:00Z</dcterms:created>
  <dcterms:modified xsi:type="dcterms:W3CDTF">2024-01-30T17:05:00Z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E7BE892FED0240FCB18F52911D732AD3_12</vt:lpwstr>
  </property>
</Properties>
</file>