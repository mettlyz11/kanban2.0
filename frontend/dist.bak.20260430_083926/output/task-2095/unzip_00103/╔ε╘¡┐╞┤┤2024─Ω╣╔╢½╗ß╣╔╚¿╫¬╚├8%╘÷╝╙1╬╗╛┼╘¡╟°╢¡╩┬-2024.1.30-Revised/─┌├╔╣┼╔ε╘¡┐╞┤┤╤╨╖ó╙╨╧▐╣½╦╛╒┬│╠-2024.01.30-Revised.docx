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51B114" w14:textId="3A30C47A" w:rsidR="00DA29D3" w:rsidRDefault="004B1D0C" w:rsidP="00AD75C1">
      <w:pPr>
        <w:spacing w:line="400" w:lineRule="exact"/>
        <w:jc w:val="center"/>
        <w:rPr>
          <w:rFonts w:asciiTheme="minorEastAsia" w:eastAsiaTheme="minorEastAsia" w:hAnsiTheme="minorEastAsia" w:cs="宋体"/>
          <w:b/>
          <w:bCs/>
          <w:color w:val="000000" w:themeColor="text1"/>
          <w:sz w:val="32"/>
          <w:szCs w:val="32"/>
          <w:shd w:val="clear" w:color="auto" w:fill="FFFFFF"/>
        </w:rPr>
      </w:pPr>
      <w:r w:rsidRPr="004B1D0C">
        <w:rPr>
          <w:rFonts w:asciiTheme="minorEastAsia" w:eastAsiaTheme="minorEastAsia" w:hAnsiTheme="minorEastAsia" w:cs="宋体" w:hint="eastAsia"/>
          <w:b/>
          <w:bCs/>
          <w:color w:val="000000" w:themeColor="text1"/>
          <w:sz w:val="32"/>
          <w:szCs w:val="32"/>
          <w:shd w:val="clear" w:color="auto" w:fill="FFFFFF"/>
        </w:rPr>
        <w:t>内蒙古</w:t>
      </w:r>
      <w:proofErr w:type="gramStart"/>
      <w:r w:rsidRPr="004B1D0C">
        <w:rPr>
          <w:rFonts w:asciiTheme="minorEastAsia" w:eastAsiaTheme="minorEastAsia" w:hAnsiTheme="minorEastAsia" w:cs="宋体" w:hint="eastAsia"/>
          <w:b/>
          <w:bCs/>
          <w:color w:val="000000" w:themeColor="text1"/>
          <w:sz w:val="32"/>
          <w:szCs w:val="32"/>
          <w:shd w:val="clear" w:color="auto" w:fill="FFFFFF"/>
        </w:rPr>
        <w:t>深原科创</w:t>
      </w:r>
      <w:proofErr w:type="gramEnd"/>
      <w:r w:rsidRPr="004B1D0C">
        <w:rPr>
          <w:rFonts w:asciiTheme="minorEastAsia" w:eastAsiaTheme="minorEastAsia" w:hAnsiTheme="minorEastAsia" w:cs="宋体" w:hint="eastAsia"/>
          <w:b/>
          <w:bCs/>
          <w:color w:val="000000" w:themeColor="text1"/>
          <w:sz w:val="32"/>
          <w:szCs w:val="32"/>
          <w:shd w:val="clear" w:color="auto" w:fill="FFFFFF"/>
        </w:rPr>
        <w:t>研发有限公司</w:t>
      </w:r>
      <w:r w:rsidR="003C7CD7" w:rsidRPr="00032245">
        <w:rPr>
          <w:rFonts w:asciiTheme="minorEastAsia" w:eastAsiaTheme="minorEastAsia" w:hAnsiTheme="minorEastAsia" w:cs="宋体" w:hint="eastAsia"/>
          <w:b/>
          <w:bCs/>
          <w:color w:val="000000" w:themeColor="text1"/>
          <w:sz w:val="32"/>
          <w:szCs w:val="32"/>
          <w:shd w:val="clear" w:color="auto" w:fill="FFFFFF"/>
        </w:rPr>
        <w:t>章程</w:t>
      </w:r>
    </w:p>
    <w:p w14:paraId="1D02FDA5" w14:textId="77777777" w:rsidR="00AD75C1" w:rsidRPr="00AD75C1" w:rsidRDefault="00AD75C1" w:rsidP="00AD75C1">
      <w:pPr>
        <w:spacing w:line="400" w:lineRule="exact"/>
        <w:jc w:val="center"/>
        <w:rPr>
          <w:rFonts w:asciiTheme="minorEastAsia" w:eastAsiaTheme="minorEastAsia" w:hAnsiTheme="minorEastAsia" w:cs="宋体"/>
          <w:b/>
          <w:bCs/>
          <w:color w:val="000000" w:themeColor="text1"/>
          <w:sz w:val="32"/>
          <w:szCs w:val="32"/>
          <w:shd w:val="clear" w:color="auto" w:fill="FFFFFF"/>
        </w:rPr>
      </w:pPr>
    </w:p>
    <w:p w14:paraId="16C97152" w14:textId="77777777" w:rsidR="00886766" w:rsidRPr="003E176B" w:rsidRDefault="006E3B90" w:rsidP="00917894">
      <w:pPr>
        <w:pStyle w:val="ad"/>
        <w:numPr>
          <w:ilvl w:val="0"/>
          <w:numId w:val="4"/>
        </w:numPr>
        <w:spacing w:afterLines="50" w:after="156" w:line="400" w:lineRule="exact"/>
        <w:ind w:firstLineChars="0"/>
        <w:jc w:val="left"/>
        <w:rPr>
          <w:rFonts w:asciiTheme="minorEastAsia" w:eastAsiaTheme="minorEastAsia" w:hAnsiTheme="minorEastAsia"/>
          <w:b/>
          <w:bCs/>
          <w:sz w:val="24"/>
          <w:szCs w:val="24"/>
        </w:rPr>
      </w:pPr>
      <w:r w:rsidRPr="003E176B">
        <w:rPr>
          <w:rFonts w:asciiTheme="minorEastAsia" w:eastAsiaTheme="minorEastAsia" w:hAnsiTheme="minorEastAsia" w:hint="eastAsia"/>
          <w:b/>
          <w:bCs/>
          <w:sz w:val="24"/>
          <w:szCs w:val="24"/>
        </w:rPr>
        <w:t>总则</w:t>
      </w:r>
    </w:p>
    <w:p w14:paraId="1449E4A3" w14:textId="0D9368B9" w:rsidR="00886766" w:rsidRPr="00917894" w:rsidRDefault="006E3B90" w:rsidP="00917894">
      <w:pPr>
        <w:pStyle w:val="ad"/>
        <w:numPr>
          <w:ilvl w:val="0"/>
          <w:numId w:val="2"/>
        </w:numPr>
        <w:spacing w:afterLines="50" w:after="156" w:line="400" w:lineRule="exact"/>
        <w:ind w:left="14" w:firstLineChars="0" w:hanging="14"/>
        <w:jc w:val="left"/>
        <w:rPr>
          <w:rFonts w:asciiTheme="minorEastAsia" w:eastAsiaTheme="minorEastAsia" w:hAnsiTheme="minorEastAsia"/>
          <w:color w:val="000000" w:themeColor="text1"/>
          <w:sz w:val="24"/>
          <w:szCs w:val="24"/>
        </w:rPr>
      </w:pPr>
      <w:r w:rsidRPr="00AD75C1">
        <w:rPr>
          <w:rFonts w:asciiTheme="minorEastAsia" w:eastAsiaTheme="minorEastAsia" w:hAnsiTheme="minorEastAsia" w:hint="eastAsia"/>
          <w:color w:val="000000" w:themeColor="text1"/>
          <w:sz w:val="24"/>
          <w:szCs w:val="24"/>
        </w:rPr>
        <w:t>为维护公司、股东和债权人的合法权益，规范公司的组织和行为，根据</w:t>
      </w:r>
      <w:r w:rsidRPr="00917894">
        <w:rPr>
          <w:rFonts w:asciiTheme="minorEastAsia" w:eastAsiaTheme="minorEastAsia" w:hAnsiTheme="minorEastAsia" w:hint="eastAsia"/>
          <w:color w:val="000000" w:themeColor="text1"/>
          <w:sz w:val="24"/>
          <w:szCs w:val="24"/>
        </w:rPr>
        <w:t>《中华人民共和国公司法》（以下简称《公司法》）和有关法律法规及规范性文件的规定，制定本章程。</w:t>
      </w:r>
    </w:p>
    <w:p w14:paraId="17BDB487" w14:textId="567F8F8C" w:rsidR="00917894" w:rsidRPr="00917894" w:rsidRDefault="008E35D3" w:rsidP="00917894">
      <w:pPr>
        <w:pStyle w:val="ad"/>
        <w:numPr>
          <w:ilvl w:val="0"/>
          <w:numId w:val="2"/>
        </w:numPr>
        <w:spacing w:afterLines="50" w:after="156" w:line="400" w:lineRule="exact"/>
        <w:ind w:left="0" w:firstLineChars="0" w:firstLine="0"/>
        <w:jc w:val="left"/>
        <w:rPr>
          <w:rFonts w:asciiTheme="minorEastAsia" w:eastAsiaTheme="minorEastAsia" w:hAnsiTheme="minorEastAsia"/>
          <w:color w:val="000000" w:themeColor="text1"/>
          <w:sz w:val="24"/>
          <w:szCs w:val="24"/>
        </w:rPr>
      </w:pPr>
      <w:r w:rsidRPr="008E35D3">
        <w:rPr>
          <w:rFonts w:asciiTheme="minorEastAsia" w:eastAsiaTheme="minorEastAsia" w:hAnsiTheme="minorEastAsia" w:hint="eastAsia"/>
          <w:color w:val="000000" w:themeColor="text1"/>
          <w:sz w:val="24"/>
          <w:szCs w:val="24"/>
        </w:rPr>
        <w:t>本章程中的各项条款与法律、法规、规章不符的，以法律、法规、规章的规定为准。</w:t>
      </w:r>
    </w:p>
    <w:p w14:paraId="6FABD904" w14:textId="5F53C147" w:rsidR="008E35D3" w:rsidRPr="008E35D3" w:rsidRDefault="008E35D3" w:rsidP="00917894">
      <w:pPr>
        <w:pStyle w:val="ad"/>
        <w:numPr>
          <w:ilvl w:val="0"/>
          <w:numId w:val="4"/>
        </w:numPr>
        <w:spacing w:afterLines="50" w:after="156" w:line="400" w:lineRule="exact"/>
        <w:ind w:firstLineChars="0" w:hanging="1005"/>
        <w:jc w:val="left"/>
        <w:rPr>
          <w:rFonts w:asciiTheme="minorEastAsia" w:eastAsiaTheme="minorEastAsia" w:hAnsiTheme="minorEastAsia"/>
          <w:b/>
          <w:bCs/>
          <w:color w:val="000000" w:themeColor="text1"/>
          <w:sz w:val="24"/>
          <w:szCs w:val="24"/>
        </w:rPr>
      </w:pPr>
      <w:r w:rsidRPr="008E35D3">
        <w:rPr>
          <w:rFonts w:asciiTheme="minorEastAsia" w:eastAsiaTheme="minorEastAsia" w:hAnsiTheme="minorEastAsia" w:hint="eastAsia"/>
          <w:b/>
          <w:bCs/>
          <w:color w:val="000000" w:themeColor="text1"/>
          <w:sz w:val="24"/>
          <w:szCs w:val="24"/>
        </w:rPr>
        <w:t>公司名称和住所</w:t>
      </w:r>
    </w:p>
    <w:p w14:paraId="40595DA0" w14:textId="2FFFBE62" w:rsidR="00886766" w:rsidRPr="008E35D3" w:rsidRDefault="006E3B90" w:rsidP="00256CAA">
      <w:pPr>
        <w:pStyle w:val="ad"/>
        <w:numPr>
          <w:ilvl w:val="0"/>
          <w:numId w:val="2"/>
        </w:numPr>
        <w:spacing w:afterLines="50" w:after="156" w:line="400" w:lineRule="exact"/>
        <w:ind w:firstLineChars="0"/>
        <w:jc w:val="left"/>
        <w:rPr>
          <w:rFonts w:asciiTheme="minorEastAsia" w:eastAsiaTheme="minorEastAsia" w:hAnsiTheme="minorEastAsia" w:cs="Arial"/>
          <w:color w:val="000000"/>
          <w:kern w:val="0"/>
          <w:sz w:val="24"/>
          <w:szCs w:val="24"/>
        </w:rPr>
      </w:pPr>
      <w:r w:rsidRPr="00032245">
        <w:rPr>
          <w:rFonts w:asciiTheme="minorEastAsia" w:eastAsiaTheme="minorEastAsia" w:hAnsiTheme="minorEastAsia" w:hint="eastAsia"/>
          <w:color w:val="000000" w:themeColor="text1"/>
          <w:sz w:val="24"/>
          <w:szCs w:val="24"/>
        </w:rPr>
        <w:t>公司</w:t>
      </w:r>
      <w:r w:rsidR="008E35D3">
        <w:rPr>
          <w:rFonts w:asciiTheme="minorEastAsia" w:eastAsiaTheme="minorEastAsia" w:hAnsiTheme="minorEastAsia" w:hint="eastAsia"/>
          <w:color w:val="000000" w:themeColor="text1"/>
          <w:sz w:val="24"/>
          <w:szCs w:val="24"/>
        </w:rPr>
        <w:t>名称：</w:t>
      </w:r>
      <w:r w:rsidR="00256CAA" w:rsidRPr="00256CAA">
        <w:rPr>
          <w:rFonts w:asciiTheme="minorEastAsia" w:eastAsiaTheme="minorEastAsia" w:hAnsiTheme="minorEastAsia" w:hint="eastAsia"/>
          <w:color w:val="000000" w:themeColor="text1"/>
          <w:sz w:val="24"/>
          <w:szCs w:val="24"/>
        </w:rPr>
        <w:t>内蒙古</w:t>
      </w:r>
      <w:proofErr w:type="gramStart"/>
      <w:r w:rsidR="00256CAA" w:rsidRPr="00256CAA">
        <w:rPr>
          <w:rFonts w:asciiTheme="minorEastAsia" w:eastAsiaTheme="minorEastAsia" w:hAnsiTheme="minorEastAsia" w:hint="eastAsia"/>
          <w:color w:val="000000" w:themeColor="text1"/>
          <w:sz w:val="24"/>
          <w:szCs w:val="24"/>
        </w:rPr>
        <w:t>深原科创</w:t>
      </w:r>
      <w:proofErr w:type="gramEnd"/>
      <w:r w:rsidR="00256CAA" w:rsidRPr="00256CAA">
        <w:rPr>
          <w:rFonts w:asciiTheme="minorEastAsia" w:eastAsiaTheme="minorEastAsia" w:hAnsiTheme="minorEastAsia" w:hint="eastAsia"/>
          <w:color w:val="000000" w:themeColor="text1"/>
          <w:sz w:val="24"/>
          <w:szCs w:val="24"/>
        </w:rPr>
        <w:t>研发有限公司</w:t>
      </w:r>
      <w:del w:id="0" w:author="凡 吴" w:date="2024-01-30T15:40:00Z">
        <w:r w:rsidR="008E35D3" w:rsidDel="00EC23B0">
          <w:rPr>
            <w:rFonts w:asciiTheme="minorEastAsia" w:eastAsiaTheme="minorEastAsia" w:hAnsiTheme="minorEastAsia" w:hint="eastAsia"/>
            <w:color w:val="000000" w:themeColor="text1"/>
            <w:sz w:val="24"/>
            <w:szCs w:val="24"/>
          </w:rPr>
          <w:delText>，以包头市九原区市场监督管理局核准</w:delText>
        </w:r>
        <w:r w:rsidR="00917894" w:rsidDel="00EC23B0">
          <w:rPr>
            <w:rFonts w:asciiTheme="minorEastAsia" w:eastAsiaTheme="minorEastAsia" w:hAnsiTheme="minorEastAsia" w:hint="eastAsia"/>
            <w:color w:val="000000" w:themeColor="text1"/>
            <w:sz w:val="24"/>
            <w:szCs w:val="24"/>
          </w:rPr>
          <w:delText>登记</w:delText>
        </w:r>
        <w:r w:rsidR="008E35D3" w:rsidDel="00EC23B0">
          <w:rPr>
            <w:rFonts w:asciiTheme="minorEastAsia" w:eastAsiaTheme="minorEastAsia" w:hAnsiTheme="minorEastAsia" w:hint="eastAsia"/>
            <w:color w:val="000000" w:themeColor="text1"/>
            <w:sz w:val="24"/>
            <w:szCs w:val="24"/>
          </w:rPr>
          <w:delText>后的名称为准</w:delText>
        </w:r>
      </w:del>
      <w:r w:rsidR="008E35D3">
        <w:rPr>
          <w:rFonts w:asciiTheme="minorEastAsia" w:eastAsiaTheme="minorEastAsia" w:hAnsiTheme="minorEastAsia" w:hint="eastAsia"/>
          <w:color w:val="000000" w:themeColor="text1"/>
          <w:sz w:val="24"/>
          <w:szCs w:val="24"/>
        </w:rPr>
        <w:t>。</w:t>
      </w:r>
    </w:p>
    <w:p w14:paraId="2B860A6B" w14:textId="568F9A35" w:rsidR="00917894" w:rsidRPr="00917894" w:rsidRDefault="008E35D3" w:rsidP="005D643E">
      <w:pPr>
        <w:pStyle w:val="ad"/>
        <w:numPr>
          <w:ilvl w:val="0"/>
          <w:numId w:val="2"/>
        </w:numPr>
        <w:spacing w:afterLines="50" w:after="156" w:line="400" w:lineRule="exact"/>
        <w:ind w:firstLineChars="0"/>
        <w:jc w:val="left"/>
        <w:rPr>
          <w:rFonts w:asciiTheme="minorEastAsia" w:eastAsiaTheme="minorEastAsia" w:hAnsiTheme="minorEastAsia" w:cs="Arial"/>
          <w:color w:val="000000"/>
          <w:kern w:val="0"/>
          <w:sz w:val="24"/>
          <w:szCs w:val="24"/>
        </w:rPr>
      </w:pPr>
      <w:r>
        <w:rPr>
          <w:rFonts w:asciiTheme="minorEastAsia" w:eastAsiaTheme="minorEastAsia" w:hAnsiTheme="minorEastAsia" w:hint="eastAsia"/>
          <w:color w:val="000000" w:themeColor="text1"/>
          <w:sz w:val="24"/>
          <w:szCs w:val="24"/>
        </w:rPr>
        <w:t>公司住所：</w:t>
      </w:r>
      <w:r w:rsidR="005D643E" w:rsidRPr="005D643E">
        <w:rPr>
          <w:rFonts w:asciiTheme="minorEastAsia" w:eastAsiaTheme="minorEastAsia" w:hAnsiTheme="minorEastAsia" w:hint="eastAsia"/>
          <w:color w:val="000000" w:themeColor="text1"/>
          <w:sz w:val="24"/>
          <w:szCs w:val="24"/>
        </w:rPr>
        <w:t>包头市九原金创总部经济</w:t>
      </w:r>
      <w:proofErr w:type="gramStart"/>
      <w:r w:rsidR="005D643E" w:rsidRPr="005D643E">
        <w:rPr>
          <w:rFonts w:asciiTheme="minorEastAsia" w:eastAsiaTheme="minorEastAsia" w:hAnsiTheme="minorEastAsia" w:hint="eastAsia"/>
          <w:color w:val="000000" w:themeColor="text1"/>
          <w:sz w:val="24"/>
          <w:szCs w:val="24"/>
        </w:rPr>
        <w:t>园金创大厦</w:t>
      </w:r>
      <w:proofErr w:type="gramEnd"/>
      <w:r w:rsidR="005D643E" w:rsidRPr="005D643E">
        <w:rPr>
          <w:rFonts w:asciiTheme="minorEastAsia" w:eastAsiaTheme="minorEastAsia" w:hAnsiTheme="minorEastAsia" w:hint="eastAsia"/>
          <w:color w:val="000000" w:themeColor="text1"/>
          <w:sz w:val="24"/>
          <w:szCs w:val="24"/>
        </w:rPr>
        <w:t>2楼207</w:t>
      </w:r>
    </w:p>
    <w:p w14:paraId="13E31473" w14:textId="71419A8F" w:rsidR="008E35D3" w:rsidRPr="008E35D3" w:rsidRDefault="008E35D3" w:rsidP="00917894">
      <w:pPr>
        <w:pStyle w:val="ad"/>
        <w:numPr>
          <w:ilvl w:val="0"/>
          <w:numId w:val="4"/>
        </w:numPr>
        <w:spacing w:afterLines="50" w:after="156" w:line="400" w:lineRule="exact"/>
        <w:ind w:firstLineChars="0" w:hanging="1005"/>
        <w:jc w:val="left"/>
        <w:rPr>
          <w:rFonts w:asciiTheme="minorEastAsia" w:eastAsiaTheme="minorEastAsia" w:hAnsiTheme="minorEastAsia"/>
          <w:b/>
          <w:bCs/>
          <w:color w:val="000000" w:themeColor="text1"/>
          <w:sz w:val="24"/>
          <w:szCs w:val="24"/>
        </w:rPr>
      </w:pPr>
      <w:r>
        <w:rPr>
          <w:rFonts w:asciiTheme="minorEastAsia" w:eastAsiaTheme="minorEastAsia" w:hAnsiTheme="minorEastAsia" w:hint="eastAsia"/>
          <w:b/>
          <w:bCs/>
          <w:color w:val="000000" w:themeColor="text1"/>
          <w:sz w:val="24"/>
          <w:szCs w:val="24"/>
        </w:rPr>
        <w:t>公司的经营范围及经营期限</w:t>
      </w:r>
    </w:p>
    <w:p w14:paraId="52279C5C" w14:textId="68B39914" w:rsidR="00886766" w:rsidRPr="00AD75C1" w:rsidRDefault="006E3B90" w:rsidP="00840130">
      <w:pPr>
        <w:pStyle w:val="ad"/>
        <w:numPr>
          <w:ilvl w:val="0"/>
          <w:numId w:val="2"/>
        </w:numPr>
        <w:spacing w:afterLines="50" w:after="156" w:line="400" w:lineRule="exact"/>
        <w:ind w:firstLineChars="0"/>
        <w:jc w:val="left"/>
        <w:rPr>
          <w:rFonts w:asciiTheme="minorEastAsia" w:eastAsiaTheme="minorEastAsia" w:hAnsiTheme="minorEastAsia"/>
          <w:color w:val="000000" w:themeColor="text1"/>
          <w:sz w:val="24"/>
          <w:szCs w:val="24"/>
        </w:rPr>
      </w:pPr>
      <w:r w:rsidRPr="00032245">
        <w:rPr>
          <w:rFonts w:asciiTheme="minorEastAsia" w:eastAsiaTheme="minorEastAsia" w:hAnsiTheme="minorEastAsia" w:hint="eastAsia"/>
          <w:color w:val="000000" w:themeColor="text1"/>
          <w:sz w:val="24"/>
          <w:szCs w:val="24"/>
        </w:rPr>
        <w:t>公司的经营范围为</w:t>
      </w:r>
      <w:r w:rsidR="003168BE" w:rsidRPr="00032245">
        <w:rPr>
          <w:rFonts w:asciiTheme="minorEastAsia" w:eastAsiaTheme="minorEastAsia" w:hAnsiTheme="minorEastAsia" w:hint="eastAsia"/>
          <w:color w:val="000000" w:themeColor="text1"/>
          <w:sz w:val="24"/>
          <w:szCs w:val="24"/>
        </w:rPr>
        <w:t>：</w:t>
      </w:r>
      <w:r w:rsidR="00840130" w:rsidRPr="00840130">
        <w:rPr>
          <w:rFonts w:asciiTheme="minorEastAsia" w:eastAsiaTheme="minorEastAsia" w:hAnsiTheme="minorEastAsia" w:hint="eastAsia"/>
          <w:color w:val="000000" w:themeColor="text1"/>
          <w:sz w:val="24"/>
          <w:szCs w:val="24"/>
        </w:rPr>
        <w:t>一般项目：技术服务、技术开发、技术咨询、技术交流、技术转让、技术推广；计算机系统服务；软件开发；人工智能基础软件开发；信息技术咨询服务；化工产品销售（不含许可类化工产品）；专用化学产品销售（不含危险化学品）；</w:t>
      </w:r>
      <w:proofErr w:type="gramStart"/>
      <w:r w:rsidR="00840130" w:rsidRPr="00840130">
        <w:rPr>
          <w:rFonts w:asciiTheme="minorEastAsia" w:eastAsiaTheme="minorEastAsia" w:hAnsiTheme="minorEastAsia" w:hint="eastAsia"/>
          <w:color w:val="000000" w:themeColor="text1"/>
          <w:sz w:val="24"/>
          <w:szCs w:val="24"/>
        </w:rPr>
        <w:t>云计算</w:t>
      </w:r>
      <w:proofErr w:type="gramEnd"/>
      <w:r w:rsidR="00840130" w:rsidRPr="00840130">
        <w:rPr>
          <w:rFonts w:asciiTheme="minorEastAsia" w:eastAsiaTheme="minorEastAsia" w:hAnsiTheme="minorEastAsia" w:hint="eastAsia"/>
          <w:color w:val="000000" w:themeColor="text1"/>
          <w:sz w:val="24"/>
          <w:szCs w:val="24"/>
        </w:rPr>
        <w:t>装备技术服务；专业设计服务；国内贸易代理；自然科学研究和试验发展；农业科学研究和试验发展；工程和技术研究和试验发展；医学研究和试验发展；智能机器人销售；智能机器人的研发。（除依法须经批准的项目外，凭营业执照依法自主开展经营活动）</w:t>
      </w:r>
      <w:r w:rsidR="00974457" w:rsidRPr="00AD75C1">
        <w:rPr>
          <w:rFonts w:asciiTheme="minorEastAsia" w:eastAsiaTheme="minorEastAsia" w:hAnsiTheme="minorEastAsia" w:hint="eastAsia"/>
          <w:color w:val="000000" w:themeColor="text1"/>
          <w:sz w:val="24"/>
          <w:szCs w:val="24"/>
        </w:rPr>
        <w:t>；</w:t>
      </w:r>
    </w:p>
    <w:p w14:paraId="43F01ABA" w14:textId="6E3C2244" w:rsidR="00817C78" w:rsidRPr="00032245" w:rsidRDefault="006D448A" w:rsidP="00917894">
      <w:pPr>
        <w:pStyle w:val="ad"/>
        <w:numPr>
          <w:ilvl w:val="0"/>
          <w:numId w:val="2"/>
        </w:numPr>
        <w:spacing w:afterLines="50" w:after="156" w:line="400" w:lineRule="exact"/>
        <w:ind w:left="0" w:firstLineChars="0" w:firstLine="0"/>
        <w:jc w:val="left"/>
      </w:pPr>
      <w:r w:rsidRPr="00032245">
        <w:rPr>
          <w:rFonts w:asciiTheme="minorEastAsia" w:eastAsiaTheme="minorEastAsia" w:hAnsiTheme="minorEastAsia" w:hint="eastAsia"/>
          <w:color w:val="000000" w:themeColor="text1"/>
          <w:sz w:val="24"/>
          <w:szCs w:val="24"/>
        </w:rPr>
        <w:t>公司营业期限为</w:t>
      </w:r>
      <w:r w:rsidR="008D5113">
        <w:rPr>
          <w:rFonts w:asciiTheme="minorEastAsia" w:eastAsiaTheme="minorEastAsia" w:hAnsiTheme="minorEastAsia" w:hint="eastAsia"/>
          <w:color w:val="000000" w:themeColor="text1"/>
          <w:sz w:val="24"/>
          <w:szCs w:val="24"/>
        </w:rPr>
        <w:t>长期</w:t>
      </w:r>
      <w:r w:rsidR="008E35D3">
        <w:rPr>
          <w:rFonts w:asciiTheme="minorEastAsia" w:eastAsiaTheme="minorEastAsia" w:hAnsiTheme="minorEastAsia" w:hint="eastAsia"/>
          <w:color w:val="000000" w:themeColor="text1"/>
          <w:sz w:val="24"/>
          <w:szCs w:val="24"/>
        </w:rPr>
        <w:t>。</w:t>
      </w:r>
    </w:p>
    <w:p w14:paraId="6D3E178D" w14:textId="77777777" w:rsidR="00886766" w:rsidRPr="00AD75C1" w:rsidRDefault="006E3B90" w:rsidP="00917894">
      <w:pPr>
        <w:pStyle w:val="ad"/>
        <w:numPr>
          <w:ilvl w:val="0"/>
          <w:numId w:val="4"/>
        </w:numPr>
        <w:spacing w:afterLines="50" w:after="156" w:line="400" w:lineRule="exact"/>
        <w:ind w:firstLineChars="0"/>
        <w:jc w:val="left"/>
        <w:rPr>
          <w:rFonts w:asciiTheme="minorEastAsia" w:eastAsiaTheme="minorEastAsia" w:hAnsiTheme="minorEastAsia"/>
          <w:b/>
          <w:bCs/>
          <w:sz w:val="24"/>
          <w:szCs w:val="24"/>
        </w:rPr>
      </w:pPr>
      <w:r w:rsidRPr="00AD75C1">
        <w:rPr>
          <w:rFonts w:asciiTheme="minorEastAsia" w:eastAsiaTheme="minorEastAsia" w:hAnsiTheme="minorEastAsia" w:hint="eastAsia"/>
          <w:b/>
          <w:bCs/>
          <w:sz w:val="24"/>
          <w:szCs w:val="24"/>
        </w:rPr>
        <w:t>注册资本</w:t>
      </w:r>
    </w:p>
    <w:p w14:paraId="021A6F18" w14:textId="45C371E1" w:rsidR="00886766" w:rsidRPr="006B605B" w:rsidRDefault="006E3B90" w:rsidP="00917894">
      <w:pPr>
        <w:pStyle w:val="ad"/>
        <w:numPr>
          <w:ilvl w:val="0"/>
          <w:numId w:val="2"/>
        </w:numPr>
        <w:spacing w:afterLines="50" w:after="156" w:line="400" w:lineRule="exact"/>
        <w:ind w:left="0" w:firstLineChars="0" w:firstLine="0"/>
        <w:jc w:val="left"/>
        <w:rPr>
          <w:rFonts w:asciiTheme="minorEastAsia" w:eastAsiaTheme="minorEastAsia" w:hAnsiTheme="minorEastAsia"/>
          <w:color w:val="000000" w:themeColor="text1"/>
          <w:sz w:val="24"/>
          <w:szCs w:val="24"/>
        </w:rPr>
      </w:pPr>
      <w:r w:rsidRPr="003E176B">
        <w:rPr>
          <w:rFonts w:asciiTheme="minorEastAsia" w:eastAsiaTheme="minorEastAsia" w:hAnsiTheme="minorEastAsia" w:hint="eastAsia"/>
          <w:color w:val="000000" w:themeColor="text1"/>
          <w:sz w:val="24"/>
          <w:szCs w:val="24"/>
        </w:rPr>
        <w:t>公司股东认缴的注册资本总额为人民币</w:t>
      </w:r>
      <w:del w:id="1" w:author="ZLWD" w:date="2024-01-31T00:50:00Z">
        <w:r w:rsidR="00BF19CF" w:rsidRPr="002C39AA" w:rsidDel="00303254">
          <w:rPr>
            <w:rFonts w:asciiTheme="minorEastAsia" w:eastAsiaTheme="minorEastAsia" w:hAnsiTheme="minorEastAsia" w:hint="eastAsia"/>
            <w:color w:val="000000" w:themeColor="text1"/>
            <w:sz w:val="24"/>
            <w:szCs w:val="24"/>
          </w:rPr>
          <w:delText>【</w:delText>
        </w:r>
      </w:del>
      <w:r w:rsidR="0054588C" w:rsidRPr="002C39AA">
        <w:rPr>
          <w:rFonts w:asciiTheme="minorEastAsia" w:eastAsiaTheme="minorEastAsia" w:hAnsiTheme="minorEastAsia" w:hint="eastAsia"/>
          <w:color w:val="000000" w:themeColor="text1"/>
          <w:sz w:val="24"/>
          <w:szCs w:val="24"/>
        </w:rPr>
        <w:t>1000</w:t>
      </w:r>
      <w:del w:id="2" w:author="ZLWD" w:date="2024-01-31T00:50:00Z">
        <w:r w:rsidR="00BF19CF" w:rsidRPr="002C39AA" w:rsidDel="00303254">
          <w:rPr>
            <w:rFonts w:asciiTheme="minorEastAsia" w:eastAsiaTheme="minorEastAsia" w:hAnsiTheme="minorEastAsia" w:hint="eastAsia"/>
            <w:color w:val="000000" w:themeColor="text1"/>
            <w:sz w:val="24"/>
            <w:szCs w:val="24"/>
          </w:rPr>
          <w:delText>】</w:delText>
        </w:r>
      </w:del>
      <w:r w:rsidRPr="006B605B">
        <w:rPr>
          <w:rFonts w:asciiTheme="minorEastAsia" w:eastAsiaTheme="minorEastAsia" w:hAnsiTheme="minorEastAsia" w:hint="eastAsia"/>
          <w:color w:val="000000" w:themeColor="text1"/>
          <w:sz w:val="24"/>
          <w:szCs w:val="24"/>
        </w:rPr>
        <w:t>万元</w:t>
      </w:r>
      <w:r w:rsidR="0048525B" w:rsidRPr="006B605B">
        <w:rPr>
          <w:rFonts w:asciiTheme="minorEastAsia" w:eastAsiaTheme="minorEastAsia" w:hAnsiTheme="minorEastAsia" w:hint="eastAsia"/>
          <w:color w:val="000000" w:themeColor="text1"/>
          <w:sz w:val="24"/>
          <w:szCs w:val="24"/>
        </w:rPr>
        <w:t>,</w:t>
      </w:r>
      <w:r w:rsidRPr="006B605B">
        <w:rPr>
          <w:rFonts w:asciiTheme="minorEastAsia" w:eastAsiaTheme="minorEastAsia" w:hAnsiTheme="minorEastAsia" w:hint="eastAsia"/>
          <w:color w:val="000000" w:themeColor="text1"/>
          <w:sz w:val="24"/>
          <w:szCs w:val="24"/>
        </w:rPr>
        <w:t>股东认缴出资情况如下：</w:t>
      </w:r>
    </w:p>
    <w:p w14:paraId="4B248A5D" w14:textId="32F120BD" w:rsidR="00886766" w:rsidRPr="00780D5E" w:rsidRDefault="006E3B90" w:rsidP="00303254">
      <w:pPr>
        <w:pStyle w:val="ad"/>
        <w:numPr>
          <w:ilvl w:val="0"/>
          <w:numId w:val="11"/>
        </w:numPr>
        <w:spacing w:afterLines="50" w:after="156" w:line="400" w:lineRule="exact"/>
        <w:ind w:firstLineChars="0"/>
        <w:rPr>
          <w:rFonts w:ascii="宋体" w:hAnsi="宋体"/>
          <w:sz w:val="24"/>
          <w:szCs w:val="24"/>
        </w:rPr>
      </w:pPr>
      <w:r w:rsidRPr="00303254">
        <w:rPr>
          <w:rFonts w:asciiTheme="minorEastAsia" w:eastAsiaTheme="minorEastAsia" w:hAnsiTheme="minorEastAsia" w:hint="eastAsia"/>
          <w:sz w:val="24"/>
          <w:szCs w:val="24"/>
          <w:rPrChange w:id="3" w:author="ZLWD" w:date="2024-01-31T00:51:00Z">
            <w:rPr>
              <w:rFonts w:asciiTheme="minorEastAsia" w:eastAsiaTheme="minorEastAsia" w:hAnsiTheme="minorEastAsia" w:hint="eastAsia"/>
            </w:rPr>
          </w:rPrChange>
        </w:rPr>
        <w:t>股</w:t>
      </w:r>
      <w:r w:rsidRPr="00303254">
        <w:rPr>
          <w:rFonts w:asciiTheme="minorEastAsia" w:eastAsiaTheme="minorEastAsia" w:hAnsiTheme="minorEastAsia" w:hint="eastAsia"/>
          <w:color w:val="000000" w:themeColor="text1"/>
          <w:sz w:val="24"/>
          <w:szCs w:val="24"/>
          <w:rPrChange w:id="4" w:author="ZLWD" w:date="2024-01-31T00:51:00Z">
            <w:rPr>
              <w:rFonts w:asciiTheme="minorEastAsia" w:eastAsiaTheme="minorEastAsia" w:hAnsiTheme="minorEastAsia" w:hint="eastAsia"/>
              <w:color w:val="000000" w:themeColor="text1"/>
            </w:rPr>
          </w:rPrChange>
        </w:rPr>
        <w:t>东姓名或名</w:t>
      </w:r>
      <w:r w:rsidRPr="00303254">
        <w:rPr>
          <w:rFonts w:asciiTheme="minorEastAsia" w:eastAsiaTheme="minorEastAsia" w:hAnsiTheme="minorEastAsia" w:cstheme="minorEastAsia" w:hint="eastAsia"/>
          <w:sz w:val="24"/>
          <w:szCs w:val="24"/>
          <w:rPrChange w:id="5" w:author="ZLWD" w:date="2024-01-31T00:51:00Z">
            <w:rPr>
              <w:rFonts w:asciiTheme="minorEastAsia" w:eastAsiaTheme="minorEastAsia" w:hAnsiTheme="minorEastAsia" w:cstheme="minorEastAsia" w:hint="eastAsia"/>
            </w:rPr>
          </w:rPrChange>
        </w:rPr>
        <w:t>称：</w:t>
      </w:r>
      <w:r w:rsidR="00BF19CF" w:rsidRPr="00780D5E">
        <w:rPr>
          <w:rFonts w:ascii="宋体" w:hAnsi="宋体" w:hint="eastAsia"/>
          <w:sz w:val="24"/>
          <w:szCs w:val="24"/>
        </w:rPr>
        <w:t>北京深云智合科技有限公司</w:t>
      </w:r>
    </w:p>
    <w:p w14:paraId="53DCF6CA" w14:textId="402296CC" w:rsidR="00886766" w:rsidRPr="00032245" w:rsidRDefault="006E3B90" w:rsidP="00303254">
      <w:pPr>
        <w:spacing w:afterLines="50" w:after="156" w:line="400" w:lineRule="exact"/>
        <w:ind w:firstLineChars="118" w:firstLine="283"/>
        <w:jc w:val="left"/>
        <w:rPr>
          <w:rFonts w:asciiTheme="minorEastAsia" w:eastAsiaTheme="minorEastAsia" w:hAnsiTheme="minorEastAsia" w:cstheme="minorEastAsia"/>
          <w:sz w:val="24"/>
          <w:szCs w:val="24"/>
        </w:rPr>
        <w:pPrChange w:id="6" w:author="ZLWD" w:date="2024-01-31T00:51:00Z">
          <w:pPr>
            <w:spacing w:afterLines="50" w:after="156" w:line="400" w:lineRule="exact"/>
            <w:jc w:val="left"/>
          </w:pPr>
        </w:pPrChange>
      </w:pPr>
      <w:r w:rsidRPr="00032245">
        <w:rPr>
          <w:rFonts w:asciiTheme="minorEastAsia" w:eastAsiaTheme="minorEastAsia" w:hAnsiTheme="minorEastAsia" w:cstheme="minorEastAsia" w:hint="eastAsia"/>
          <w:sz w:val="24"/>
          <w:szCs w:val="24"/>
        </w:rPr>
        <w:t>认缴出资额</w:t>
      </w:r>
      <w:r w:rsidR="005D1E29" w:rsidRPr="00032245">
        <w:rPr>
          <w:rFonts w:asciiTheme="minorEastAsia" w:eastAsiaTheme="minorEastAsia" w:hAnsiTheme="minorEastAsia" w:cstheme="minorEastAsia" w:hint="eastAsia"/>
          <w:sz w:val="24"/>
          <w:szCs w:val="24"/>
        </w:rPr>
        <w:t>:</w:t>
      </w:r>
      <w:del w:id="7" w:author="ZLWD" w:date="2024-01-31T00:50:00Z">
        <w:r w:rsidR="00BF19CF" w:rsidRPr="002C39AA" w:rsidDel="00303254">
          <w:rPr>
            <w:rFonts w:asciiTheme="minorEastAsia" w:eastAsiaTheme="minorEastAsia" w:hAnsiTheme="minorEastAsia" w:cstheme="minorEastAsia" w:hint="eastAsia"/>
            <w:sz w:val="24"/>
            <w:szCs w:val="24"/>
          </w:rPr>
          <w:delText>【</w:delText>
        </w:r>
      </w:del>
      <w:r w:rsidR="00EC23B0">
        <w:rPr>
          <w:rFonts w:asciiTheme="minorEastAsia" w:eastAsiaTheme="minorEastAsia" w:hAnsiTheme="minorEastAsia" w:cstheme="minorEastAsia"/>
          <w:sz w:val="24"/>
          <w:szCs w:val="24"/>
        </w:rPr>
        <w:t>920</w:t>
      </w:r>
      <w:del w:id="8" w:author="ZLWD" w:date="2024-01-31T00:50:00Z">
        <w:r w:rsidR="00BF19CF" w:rsidRPr="002C39AA" w:rsidDel="00303254">
          <w:rPr>
            <w:rFonts w:asciiTheme="minorEastAsia" w:eastAsiaTheme="minorEastAsia" w:hAnsiTheme="minorEastAsia" w:cstheme="minorEastAsia" w:hint="eastAsia"/>
            <w:sz w:val="24"/>
            <w:szCs w:val="24"/>
          </w:rPr>
          <w:delText>】</w:delText>
        </w:r>
      </w:del>
      <w:r w:rsidRPr="00032245">
        <w:rPr>
          <w:rFonts w:asciiTheme="minorEastAsia" w:eastAsiaTheme="minorEastAsia" w:hAnsiTheme="minorEastAsia" w:cstheme="minorEastAsia" w:hint="eastAsia"/>
          <w:sz w:val="24"/>
          <w:szCs w:val="24"/>
        </w:rPr>
        <w:t>万元</w:t>
      </w:r>
    </w:p>
    <w:p w14:paraId="5EF48E87" w14:textId="3526477F" w:rsidR="00886766" w:rsidRPr="00032245" w:rsidRDefault="006E3B90" w:rsidP="00303254">
      <w:pPr>
        <w:spacing w:afterLines="50" w:after="156" w:line="400" w:lineRule="exact"/>
        <w:ind w:firstLineChars="118" w:firstLine="283"/>
        <w:jc w:val="left"/>
        <w:rPr>
          <w:rFonts w:asciiTheme="minorEastAsia" w:eastAsiaTheme="minorEastAsia" w:hAnsiTheme="minorEastAsia"/>
          <w:color w:val="000000" w:themeColor="text1"/>
          <w:sz w:val="24"/>
          <w:szCs w:val="24"/>
        </w:rPr>
        <w:pPrChange w:id="9" w:author="ZLWD" w:date="2024-01-31T00:51:00Z">
          <w:pPr>
            <w:spacing w:afterLines="50" w:after="156" w:line="400" w:lineRule="exact"/>
            <w:jc w:val="left"/>
          </w:pPr>
        </w:pPrChange>
      </w:pPr>
      <w:r w:rsidRPr="00032245">
        <w:rPr>
          <w:rFonts w:asciiTheme="minorEastAsia" w:eastAsiaTheme="minorEastAsia" w:hAnsiTheme="minorEastAsia" w:hint="eastAsia"/>
          <w:color w:val="000000" w:themeColor="text1"/>
          <w:sz w:val="24"/>
          <w:szCs w:val="24"/>
        </w:rPr>
        <w:t>出资比例:</w:t>
      </w:r>
      <w:r w:rsidR="00EC23B0">
        <w:rPr>
          <w:rFonts w:asciiTheme="minorEastAsia" w:eastAsiaTheme="minorEastAsia" w:hAnsiTheme="minorEastAsia"/>
          <w:color w:val="000000" w:themeColor="text1"/>
          <w:sz w:val="24"/>
          <w:szCs w:val="24"/>
        </w:rPr>
        <w:t>92</w:t>
      </w:r>
      <w:r w:rsidRPr="00032245">
        <w:rPr>
          <w:rFonts w:asciiTheme="minorEastAsia" w:eastAsiaTheme="minorEastAsia" w:hAnsiTheme="minorEastAsia"/>
          <w:color w:val="000000" w:themeColor="text1"/>
          <w:sz w:val="24"/>
          <w:szCs w:val="24"/>
        </w:rPr>
        <w:t>%</w:t>
      </w:r>
    </w:p>
    <w:p w14:paraId="670CC781" w14:textId="66DAC7EC" w:rsidR="00886766" w:rsidRDefault="006E3B90" w:rsidP="00303254">
      <w:pPr>
        <w:spacing w:afterLines="50" w:after="156" w:line="400" w:lineRule="exact"/>
        <w:ind w:firstLineChars="118" w:firstLine="283"/>
        <w:jc w:val="left"/>
        <w:rPr>
          <w:rFonts w:asciiTheme="minorEastAsia" w:eastAsiaTheme="minorEastAsia" w:hAnsiTheme="minorEastAsia"/>
          <w:color w:val="000000" w:themeColor="text1"/>
          <w:sz w:val="24"/>
          <w:szCs w:val="24"/>
        </w:rPr>
        <w:pPrChange w:id="10" w:author="ZLWD" w:date="2024-01-31T00:51:00Z">
          <w:pPr>
            <w:spacing w:afterLines="50" w:after="156" w:line="400" w:lineRule="exact"/>
            <w:jc w:val="left"/>
          </w:pPr>
        </w:pPrChange>
      </w:pPr>
      <w:r w:rsidRPr="00032245">
        <w:rPr>
          <w:rFonts w:asciiTheme="minorEastAsia" w:eastAsiaTheme="minorEastAsia" w:hAnsiTheme="minorEastAsia" w:hint="eastAsia"/>
          <w:color w:val="000000" w:themeColor="text1"/>
          <w:sz w:val="24"/>
          <w:szCs w:val="24"/>
        </w:rPr>
        <w:t>出资方式</w:t>
      </w:r>
      <w:r w:rsidR="008D5113">
        <w:rPr>
          <w:rFonts w:asciiTheme="minorEastAsia" w:eastAsiaTheme="minorEastAsia" w:hAnsiTheme="minorEastAsia" w:hint="eastAsia"/>
          <w:color w:val="000000" w:themeColor="text1"/>
          <w:sz w:val="24"/>
          <w:szCs w:val="24"/>
        </w:rPr>
        <w:t>：</w:t>
      </w:r>
      <w:r w:rsidRPr="00032245">
        <w:rPr>
          <w:rFonts w:asciiTheme="minorEastAsia" w:eastAsiaTheme="minorEastAsia" w:hAnsiTheme="minorEastAsia" w:hint="eastAsia"/>
          <w:color w:val="000000" w:themeColor="text1"/>
          <w:sz w:val="24"/>
          <w:szCs w:val="24"/>
        </w:rPr>
        <w:t>货币</w:t>
      </w:r>
      <w:r w:rsidR="00EA48B0">
        <w:rPr>
          <w:rFonts w:asciiTheme="minorEastAsia" w:eastAsiaTheme="minorEastAsia" w:hAnsiTheme="minorEastAsia" w:hint="eastAsia"/>
          <w:color w:val="000000" w:themeColor="text1"/>
          <w:sz w:val="24"/>
          <w:szCs w:val="24"/>
        </w:rPr>
        <w:t>、</w:t>
      </w:r>
      <w:r w:rsidR="008D5113">
        <w:rPr>
          <w:rFonts w:asciiTheme="minorEastAsia" w:eastAsiaTheme="minorEastAsia" w:hAnsiTheme="minorEastAsia" w:hint="eastAsia"/>
          <w:color w:val="000000" w:themeColor="text1"/>
          <w:sz w:val="24"/>
          <w:szCs w:val="24"/>
        </w:rPr>
        <w:t>知识产权</w:t>
      </w:r>
    </w:p>
    <w:p w14:paraId="11C9CF8F" w14:textId="04124C48" w:rsidR="008D5113" w:rsidRDefault="008D5113" w:rsidP="00917894">
      <w:pPr>
        <w:spacing w:afterLines="50" w:after="156" w:line="400" w:lineRule="exact"/>
        <w:jc w:val="left"/>
        <w:rPr>
          <w:rFonts w:asciiTheme="minorEastAsia" w:eastAsiaTheme="minorEastAsia" w:hAnsiTheme="minorEastAsia"/>
          <w:color w:val="000000" w:themeColor="text1"/>
          <w:sz w:val="24"/>
          <w:szCs w:val="24"/>
        </w:rPr>
      </w:pPr>
      <w:r>
        <w:rPr>
          <w:rFonts w:asciiTheme="minorEastAsia" w:eastAsiaTheme="minorEastAsia" w:hAnsiTheme="minorEastAsia" w:hint="eastAsia"/>
          <w:color w:val="000000" w:themeColor="text1"/>
          <w:sz w:val="24"/>
          <w:szCs w:val="24"/>
        </w:rPr>
        <w:lastRenderedPageBreak/>
        <w:t>出资期限：</w:t>
      </w:r>
      <w:r w:rsidR="00F3465C">
        <w:rPr>
          <w:rFonts w:asciiTheme="minorEastAsia" w:eastAsiaTheme="minorEastAsia" w:hAnsiTheme="minorEastAsia" w:hint="eastAsia"/>
          <w:color w:val="000000" w:themeColor="text1"/>
          <w:sz w:val="24"/>
          <w:szCs w:val="24"/>
        </w:rPr>
        <w:t>2</w:t>
      </w:r>
      <w:r w:rsidR="00F3465C">
        <w:rPr>
          <w:rFonts w:asciiTheme="minorEastAsia" w:eastAsiaTheme="minorEastAsia" w:hAnsiTheme="minorEastAsia"/>
          <w:color w:val="000000" w:themeColor="text1"/>
          <w:sz w:val="24"/>
          <w:szCs w:val="24"/>
        </w:rPr>
        <w:t>043</w:t>
      </w:r>
      <w:r w:rsidR="00F3465C">
        <w:rPr>
          <w:rFonts w:asciiTheme="minorEastAsia" w:eastAsiaTheme="minorEastAsia" w:hAnsiTheme="minorEastAsia" w:hint="eastAsia"/>
          <w:color w:val="000000" w:themeColor="text1"/>
          <w:sz w:val="24"/>
          <w:szCs w:val="24"/>
        </w:rPr>
        <w:t>年1</w:t>
      </w:r>
      <w:r w:rsidR="00F3465C">
        <w:rPr>
          <w:rFonts w:asciiTheme="minorEastAsia" w:eastAsiaTheme="minorEastAsia" w:hAnsiTheme="minorEastAsia"/>
          <w:color w:val="000000" w:themeColor="text1"/>
          <w:sz w:val="24"/>
          <w:szCs w:val="24"/>
        </w:rPr>
        <w:t>2</w:t>
      </w:r>
      <w:r w:rsidR="00F3465C">
        <w:rPr>
          <w:rFonts w:asciiTheme="minorEastAsia" w:eastAsiaTheme="minorEastAsia" w:hAnsiTheme="minorEastAsia" w:hint="eastAsia"/>
          <w:color w:val="000000" w:themeColor="text1"/>
          <w:sz w:val="24"/>
          <w:szCs w:val="24"/>
        </w:rPr>
        <w:t>月3</w:t>
      </w:r>
      <w:r w:rsidR="00F3465C">
        <w:rPr>
          <w:rFonts w:asciiTheme="minorEastAsia" w:eastAsiaTheme="minorEastAsia" w:hAnsiTheme="minorEastAsia"/>
          <w:color w:val="000000" w:themeColor="text1"/>
          <w:sz w:val="24"/>
          <w:szCs w:val="24"/>
        </w:rPr>
        <w:t>1</w:t>
      </w:r>
      <w:r w:rsidR="00F3465C">
        <w:rPr>
          <w:rFonts w:asciiTheme="minorEastAsia" w:eastAsiaTheme="minorEastAsia" w:hAnsiTheme="minorEastAsia" w:hint="eastAsia"/>
          <w:color w:val="000000" w:themeColor="text1"/>
          <w:sz w:val="24"/>
          <w:szCs w:val="24"/>
        </w:rPr>
        <w:t>日</w:t>
      </w:r>
    </w:p>
    <w:p w14:paraId="75E95842" w14:textId="0449DB7C" w:rsidR="00EC23B0" w:rsidRPr="00780D5E" w:rsidRDefault="00EC23B0" w:rsidP="00780D5E">
      <w:pPr>
        <w:pStyle w:val="ad"/>
        <w:numPr>
          <w:ilvl w:val="0"/>
          <w:numId w:val="11"/>
        </w:numPr>
        <w:spacing w:afterLines="50" w:after="156" w:line="400" w:lineRule="exact"/>
        <w:ind w:firstLineChars="0"/>
        <w:rPr>
          <w:rFonts w:ascii="宋体" w:hAnsi="宋体"/>
          <w:sz w:val="24"/>
          <w:szCs w:val="24"/>
          <w:rPrChange w:id="11" w:author="ZLWD" w:date="2024-01-31T00:52:00Z">
            <w:rPr>
              <w:rFonts w:ascii="宋体" w:hAnsi="宋体"/>
              <w:sz w:val="24"/>
              <w:szCs w:val="24"/>
              <w:highlight w:val="yellow"/>
            </w:rPr>
          </w:rPrChange>
        </w:rPr>
      </w:pPr>
      <w:r w:rsidRPr="00780D5E">
        <w:rPr>
          <w:rFonts w:asciiTheme="minorEastAsia" w:eastAsiaTheme="minorEastAsia" w:hAnsiTheme="minorEastAsia" w:hint="eastAsia"/>
          <w:sz w:val="24"/>
          <w:szCs w:val="24"/>
          <w:rPrChange w:id="12" w:author="ZLWD" w:date="2024-01-31T00:52:00Z">
            <w:rPr>
              <w:rFonts w:asciiTheme="minorEastAsia" w:eastAsiaTheme="minorEastAsia" w:hAnsiTheme="minorEastAsia" w:hint="eastAsia"/>
              <w:sz w:val="24"/>
              <w:szCs w:val="24"/>
              <w:highlight w:val="yellow"/>
            </w:rPr>
          </w:rPrChange>
        </w:rPr>
        <w:t>股</w:t>
      </w:r>
      <w:r w:rsidRPr="00780D5E">
        <w:rPr>
          <w:rFonts w:asciiTheme="minorEastAsia" w:eastAsiaTheme="minorEastAsia" w:hAnsiTheme="minorEastAsia" w:hint="eastAsia"/>
          <w:color w:val="000000" w:themeColor="text1"/>
          <w:sz w:val="24"/>
          <w:szCs w:val="24"/>
          <w:rPrChange w:id="13" w:author="ZLWD" w:date="2024-01-31T00:52:00Z">
            <w:rPr>
              <w:rFonts w:asciiTheme="minorEastAsia" w:eastAsiaTheme="minorEastAsia" w:hAnsiTheme="minorEastAsia" w:hint="eastAsia"/>
              <w:color w:val="000000" w:themeColor="text1"/>
              <w:sz w:val="24"/>
              <w:szCs w:val="24"/>
              <w:highlight w:val="yellow"/>
            </w:rPr>
          </w:rPrChange>
        </w:rPr>
        <w:t>东姓名或名</w:t>
      </w:r>
      <w:r w:rsidRPr="00780D5E">
        <w:rPr>
          <w:rFonts w:asciiTheme="minorEastAsia" w:eastAsiaTheme="minorEastAsia" w:hAnsiTheme="minorEastAsia" w:cstheme="minorEastAsia" w:hint="eastAsia"/>
          <w:sz w:val="24"/>
          <w:szCs w:val="24"/>
          <w:rPrChange w:id="14" w:author="ZLWD" w:date="2024-01-31T00:52:00Z">
            <w:rPr>
              <w:rFonts w:asciiTheme="minorEastAsia" w:eastAsiaTheme="minorEastAsia" w:hAnsiTheme="minorEastAsia" w:cstheme="minorEastAsia" w:hint="eastAsia"/>
              <w:sz w:val="24"/>
              <w:szCs w:val="24"/>
              <w:highlight w:val="yellow"/>
            </w:rPr>
          </w:rPrChange>
        </w:rPr>
        <w:t>称：</w:t>
      </w:r>
      <w:r w:rsidRPr="00780D5E">
        <w:rPr>
          <w:rFonts w:ascii="宋体" w:hAnsi="宋体" w:hint="eastAsia"/>
          <w:sz w:val="24"/>
          <w:szCs w:val="24"/>
          <w:rPrChange w:id="15" w:author="ZLWD" w:date="2024-01-31T00:52:00Z">
            <w:rPr>
              <w:rFonts w:ascii="宋体" w:hAnsi="宋体" w:hint="eastAsia"/>
              <w:sz w:val="24"/>
              <w:szCs w:val="24"/>
              <w:highlight w:val="yellow"/>
            </w:rPr>
          </w:rPrChange>
        </w:rPr>
        <w:t>内蒙古宝</w:t>
      </w:r>
      <w:proofErr w:type="gramStart"/>
      <w:r w:rsidRPr="00780D5E">
        <w:rPr>
          <w:rFonts w:ascii="宋体" w:hAnsi="宋体" w:hint="eastAsia"/>
          <w:sz w:val="24"/>
          <w:szCs w:val="24"/>
          <w:rPrChange w:id="16" w:author="ZLWD" w:date="2024-01-31T00:52:00Z">
            <w:rPr>
              <w:rFonts w:ascii="宋体" w:hAnsi="宋体" w:hint="eastAsia"/>
              <w:sz w:val="24"/>
              <w:szCs w:val="24"/>
              <w:highlight w:val="yellow"/>
            </w:rPr>
          </w:rPrChange>
        </w:rPr>
        <w:t>晟</w:t>
      </w:r>
      <w:proofErr w:type="gramEnd"/>
      <w:r w:rsidRPr="00780D5E">
        <w:rPr>
          <w:rFonts w:ascii="宋体" w:hAnsi="宋体" w:hint="eastAsia"/>
          <w:sz w:val="24"/>
          <w:szCs w:val="24"/>
          <w:rPrChange w:id="17" w:author="ZLWD" w:date="2024-01-31T00:52:00Z">
            <w:rPr>
              <w:rFonts w:ascii="宋体" w:hAnsi="宋体" w:hint="eastAsia"/>
              <w:sz w:val="24"/>
              <w:szCs w:val="24"/>
              <w:highlight w:val="yellow"/>
            </w:rPr>
          </w:rPrChange>
        </w:rPr>
        <w:t>资产运营管理有限公司</w:t>
      </w:r>
    </w:p>
    <w:p w14:paraId="13EBCFD2" w14:textId="47F588F1" w:rsidR="00EC23B0" w:rsidRPr="00780D5E" w:rsidRDefault="00EC23B0" w:rsidP="00EC23B0">
      <w:pPr>
        <w:spacing w:afterLines="50" w:after="156" w:line="400" w:lineRule="exact"/>
        <w:jc w:val="left"/>
        <w:rPr>
          <w:rFonts w:asciiTheme="minorEastAsia" w:eastAsiaTheme="minorEastAsia" w:hAnsiTheme="minorEastAsia" w:cstheme="minorEastAsia"/>
          <w:sz w:val="24"/>
          <w:szCs w:val="24"/>
        </w:rPr>
      </w:pPr>
      <w:r w:rsidRPr="00780D5E">
        <w:rPr>
          <w:rFonts w:asciiTheme="minorEastAsia" w:eastAsiaTheme="minorEastAsia" w:hAnsiTheme="minorEastAsia" w:cstheme="minorEastAsia" w:hint="eastAsia"/>
          <w:sz w:val="24"/>
          <w:szCs w:val="24"/>
        </w:rPr>
        <w:t>认缴出资额</w:t>
      </w:r>
      <w:r w:rsidRPr="00780D5E">
        <w:rPr>
          <w:rFonts w:asciiTheme="minorEastAsia" w:eastAsiaTheme="minorEastAsia" w:hAnsiTheme="minorEastAsia" w:cstheme="minorEastAsia"/>
          <w:sz w:val="24"/>
          <w:szCs w:val="24"/>
        </w:rPr>
        <w:t>:</w:t>
      </w:r>
      <w:del w:id="18" w:author="ZLWD" w:date="2024-01-31T00:52:00Z">
        <w:r w:rsidRPr="00780D5E" w:rsidDel="00780D5E">
          <w:rPr>
            <w:rFonts w:asciiTheme="minorEastAsia" w:eastAsiaTheme="minorEastAsia" w:hAnsiTheme="minorEastAsia" w:cstheme="minorEastAsia"/>
            <w:sz w:val="24"/>
            <w:szCs w:val="24"/>
          </w:rPr>
          <w:delText>【</w:delText>
        </w:r>
      </w:del>
      <w:r w:rsidRPr="00780D5E">
        <w:rPr>
          <w:rFonts w:asciiTheme="minorEastAsia" w:eastAsiaTheme="minorEastAsia" w:hAnsiTheme="minorEastAsia" w:cstheme="minorEastAsia"/>
          <w:sz w:val="24"/>
          <w:szCs w:val="24"/>
        </w:rPr>
        <w:t>80</w:t>
      </w:r>
      <w:del w:id="19" w:author="ZLWD" w:date="2024-01-31T00:52:00Z">
        <w:r w:rsidRPr="00780D5E" w:rsidDel="00780D5E">
          <w:rPr>
            <w:rFonts w:asciiTheme="minorEastAsia" w:eastAsiaTheme="minorEastAsia" w:hAnsiTheme="minorEastAsia" w:cstheme="minorEastAsia" w:hint="eastAsia"/>
            <w:sz w:val="24"/>
            <w:szCs w:val="24"/>
          </w:rPr>
          <w:delText>】</w:delText>
        </w:r>
      </w:del>
      <w:r w:rsidRPr="00780D5E">
        <w:rPr>
          <w:rFonts w:asciiTheme="minorEastAsia" w:eastAsiaTheme="minorEastAsia" w:hAnsiTheme="minorEastAsia" w:cstheme="minorEastAsia" w:hint="eastAsia"/>
          <w:sz w:val="24"/>
          <w:szCs w:val="24"/>
        </w:rPr>
        <w:t>万元</w:t>
      </w:r>
    </w:p>
    <w:p w14:paraId="589057DF" w14:textId="7DAB31E7" w:rsidR="00EC23B0" w:rsidRPr="00780D5E" w:rsidRDefault="00EC23B0" w:rsidP="00EC23B0">
      <w:pPr>
        <w:spacing w:afterLines="50" w:after="156" w:line="400" w:lineRule="exact"/>
        <w:jc w:val="left"/>
        <w:rPr>
          <w:rFonts w:asciiTheme="minorEastAsia" w:eastAsiaTheme="minorEastAsia" w:hAnsiTheme="minorEastAsia"/>
          <w:color w:val="000000" w:themeColor="text1"/>
          <w:sz w:val="24"/>
          <w:szCs w:val="24"/>
        </w:rPr>
      </w:pPr>
      <w:r w:rsidRPr="00780D5E">
        <w:rPr>
          <w:rFonts w:asciiTheme="minorEastAsia" w:eastAsiaTheme="minorEastAsia" w:hAnsiTheme="minorEastAsia" w:hint="eastAsia"/>
          <w:color w:val="000000" w:themeColor="text1"/>
          <w:sz w:val="24"/>
          <w:szCs w:val="24"/>
        </w:rPr>
        <w:t>出资比例</w:t>
      </w:r>
      <w:r w:rsidRPr="00780D5E">
        <w:rPr>
          <w:rFonts w:asciiTheme="minorEastAsia" w:eastAsiaTheme="minorEastAsia" w:hAnsiTheme="minorEastAsia"/>
          <w:color w:val="000000" w:themeColor="text1"/>
          <w:sz w:val="24"/>
          <w:szCs w:val="24"/>
        </w:rPr>
        <w:t>:8%</w:t>
      </w:r>
    </w:p>
    <w:p w14:paraId="3487E2C6" w14:textId="1891B406" w:rsidR="00EC23B0" w:rsidRPr="00780D5E" w:rsidRDefault="00EC23B0" w:rsidP="00EC23B0">
      <w:pPr>
        <w:spacing w:afterLines="50" w:after="156" w:line="400" w:lineRule="exact"/>
        <w:jc w:val="left"/>
        <w:rPr>
          <w:rFonts w:asciiTheme="minorEastAsia" w:eastAsiaTheme="minorEastAsia" w:hAnsiTheme="minorEastAsia"/>
          <w:color w:val="000000" w:themeColor="text1"/>
          <w:sz w:val="24"/>
          <w:szCs w:val="24"/>
        </w:rPr>
      </w:pPr>
      <w:r w:rsidRPr="00780D5E">
        <w:rPr>
          <w:rFonts w:asciiTheme="minorEastAsia" w:eastAsiaTheme="minorEastAsia" w:hAnsiTheme="minorEastAsia" w:hint="eastAsia"/>
          <w:color w:val="000000" w:themeColor="text1"/>
          <w:sz w:val="24"/>
          <w:szCs w:val="24"/>
        </w:rPr>
        <w:t>出资方式：货币</w:t>
      </w:r>
    </w:p>
    <w:p w14:paraId="5C139AD2" w14:textId="77777777" w:rsidR="00EC23B0" w:rsidRPr="00032245" w:rsidDel="00780D5E" w:rsidRDefault="00EC23B0" w:rsidP="00EC23B0">
      <w:pPr>
        <w:spacing w:afterLines="50" w:after="156" w:line="400" w:lineRule="exact"/>
        <w:jc w:val="left"/>
        <w:rPr>
          <w:del w:id="20" w:author="ZLWD" w:date="2024-01-31T00:52:00Z"/>
          <w:rFonts w:asciiTheme="minorEastAsia" w:eastAsiaTheme="minorEastAsia" w:hAnsiTheme="minorEastAsia"/>
          <w:color w:val="000000" w:themeColor="text1"/>
          <w:sz w:val="24"/>
          <w:szCs w:val="24"/>
        </w:rPr>
      </w:pPr>
      <w:r w:rsidRPr="00780D5E">
        <w:rPr>
          <w:rFonts w:asciiTheme="minorEastAsia" w:eastAsiaTheme="minorEastAsia" w:hAnsiTheme="minorEastAsia" w:hint="eastAsia"/>
          <w:color w:val="000000" w:themeColor="text1"/>
          <w:sz w:val="24"/>
          <w:szCs w:val="24"/>
        </w:rPr>
        <w:t>出资期限：</w:t>
      </w:r>
      <w:r w:rsidRPr="00780D5E">
        <w:rPr>
          <w:rFonts w:asciiTheme="minorEastAsia" w:eastAsiaTheme="minorEastAsia" w:hAnsiTheme="minorEastAsia"/>
          <w:color w:val="000000" w:themeColor="text1"/>
          <w:sz w:val="24"/>
          <w:szCs w:val="24"/>
        </w:rPr>
        <w:t>2043</w:t>
      </w:r>
      <w:r w:rsidRPr="00780D5E">
        <w:rPr>
          <w:rFonts w:asciiTheme="minorEastAsia" w:eastAsiaTheme="minorEastAsia" w:hAnsiTheme="minorEastAsia" w:hint="eastAsia"/>
          <w:color w:val="000000" w:themeColor="text1"/>
          <w:sz w:val="24"/>
          <w:szCs w:val="24"/>
        </w:rPr>
        <w:t>年</w:t>
      </w:r>
      <w:r w:rsidRPr="00780D5E">
        <w:rPr>
          <w:rFonts w:asciiTheme="minorEastAsia" w:eastAsiaTheme="minorEastAsia" w:hAnsiTheme="minorEastAsia"/>
          <w:color w:val="000000" w:themeColor="text1"/>
          <w:sz w:val="24"/>
          <w:szCs w:val="24"/>
        </w:rPr>
        <w:t>12</w:t>
      </w:r>
      <w:r w:rsidRPr="00780D5E">
        <w:rPr>
          <w:rFonts w:asciiTheme="minorEastAsia" w:eastAsiaTheme="minorEastAsia" w:hAnsiTheme="minorEastAsia" w:hint="eastAsia"/>
          <w:color w:val="000000" w:themeColor="text1"/>
          <w:sz w:val="24"/>
          <w:szCs w:val="24"/>
        </w:rPr>
        <w:t>月</w:t>
      </w:r>
      <w:r w:rsidRPr="00780D5E">
        <w:rPr>
          <w:rFonts w:asciiTheme="minorEastAsia" w:eastAsiaTheme="minorEastAsia" w:hAnsiTheme="minorEastAsia"/>
          <w:color w:val="000000" w:themeColor="text1"/>
          <w:sz w:val="24"/>
          <w:szCs w:val="24"/>
        </w:rPr>
        <w:t>31</w:t>
      </w:r>
      <w:r w:rsidRPr="00780D5E">
        <w:rPr>
          <w:rFonts w:asciiTheme="minorEastAsia" w:eastAsiaTheme="minorEastAsia" w:hAnsiTheme="minorEastAsia" w:hint="eastAsia"/>
          <w:color w:val="000000" w:themeColor="text1"/>
          <w:sz w:val="24"/>
          <w:szCs w:val="24"/>
        </w:rPr>
        <w:t>日</w:t>
      </w:r>
    </w:p>
    <w:p w14:paraId="3DE78515" w14:textId="77777777" w:rsidR="00EC23B0" w:rsidRPr="00032245" w:rsidRDefault="00EC23B0" w:rsidP="00917894">
      <w:pPr>
        <w:spacing w:afterLines="50" w:after="156" w:line="400" w:lineRule="exact"/>
        <w:jc w:val="left"/>
        <w:rPr>
          <w:rFonts w:asciiTheme="minorEastAsia" w:eastAsiaTheme="minorEastAsia" w:hAnsiTheme="minorEastAsia" w:hint="eastAsia"/>
          <w:color w:val="000000" w:themeColor="text1"/>
          <w:sz w:val="24"/>
          <w:szCs w:val="24"/>
        </w:rPr>
      </w:pPr>
    </w:p>
    <w:p w14:paraId="0E9F948E" w14:textId="77777777" w:rsidR="00886766" w:rsidRPr="006B605B" w:rsidRDefault="006E3B90" w:rsidP="00917894">
      <w:pPr>
        <w:pStyle w:val="ad"/>
        <w:numPr>
          <w:ilvl w:val="0"/>
          <w:numId w:val="2"/>
        </w:numPr>
        <w:spacing w:afterLines="50" w:after="156" w:line="400" w:lineRule="exact"/>
        <w:ind w:left="0" w:firstLineChars="0" w:firstLine="0"/>
        <w:jc w:val="left"/>
        <w:rPr>
          <w:rFonts w:asciiTheme="minorEastAsia" w:eastAsiaTheme="minorEastAsia" w:hAnsiTheme="minorEastAsia"/>
          <w:color w:val="000000" w:themeColor="text1"/>
          <w:sz w:val="24"/>
          <w:szCs w:val="24"/>
        </w:rPr>
      </w:pPr>
      <w:r w:rsidRPr="006B605B">
        <w:rPr>
          <w:rFonts w:asciiTheme="minorEastAsia" w:eastAsiaTheme="minorEastAsia" w:hAnsiTheme="minorEastAsia" w:hint="eastAsia"/>
          <w:color w:val="000000" w:themeColor="text1"/>
          <w:sz w:val="24"/>
          <w:szCs w:val="24"/>
        </w:rPr>
        <w:t>股东应当按章程的规定按期足额缴纳所认缴的出资额。</w:t>
      </w:r>
    </w:p>
    <w:p w14:paraId="1B12CF8C" w14:textId="77777777" w:rsidR="00886766" w:rsidRPr="006B605B" w:rsidRDefault="006E3B90" w:rsidP="00917894">
      <w:pPr>
        <w:pStyle w:val="ad"/>
        <w:numPr>
          <w:ilvl w:val="0"/>
          <w:numId w:val="2"/>
        </w:numPr>
        <w:spacing w:afterLines="50" w:after="156" w:line="400" w:lineRule="exact"/>
        <w:ind w:left="0" w:firstLineChars="0" w:firstLine="0"/>
        <w:jc w:val="left"/>
        <w:rPr>
          <w:rFonts w:asciiTheme="minorEastAsia" w:eastAsiaTheme="minorEastAsia" w:hAnsiTheme="minorEastAsia"/>
          <w:color w:val="000000" w:themeColor="text1"/>
          <w:sz w:val="24"/>
          <w:szCs w:val="24"/>
        </w:rPr>
      </w:pPr>
      <w:r w:rsidRPr="006B605B">
        <w:rPr>
          <w:rFonts w:asciiTheme="minorEastAsia" w:eastAsiaTheme="minorEastAsia" w:hAnsiTheme="minorEastAsia" w:hint="eastAsia"/>
          <w:color w:val="000000" w:themeColor="text1"/>
          <w:sz w:val="24"/>
          <w:szCs w:val="24"/>
        </w:rPr>
        <w:t>股东以非货币出资的，应当由专业资产评估机构评估作价或由全体股东协商作价，核实财产，不得高估或者低估作价，并应当依法办理其财产权的转移手续。法律、行政法规对评估作价有规定的，从其规定。</w:t>
      </w:r>
    </w:p>
    <w:p w14:paraId="25A5A9BF" w14:textId="2BD27F7D" w:rsidR="00BF19CF" w:rsidRPr="00AD75C1" w:rsidRDefault="00BF19CF" w:rsidP="00917894">
      <w:pPr>
        <w:pStyle w:val="ad"/>
        <w:numPr>
          <w:ilvl w:val="0"/>
          <w:numId w:val="4"/>
        </w:numPr>
        <w:spacing w:afterLines="50" w:after="156" w:line="400" w:lineRule="exact"/>
        <w:ind w:firstLineChars="0" w:hanging="1005"/>
        <w:jc w:val="left"/>
        <w:rPr>
          <w:rFonts w:asciiTheme="minorEastAsia" w:eastAsiaTheme="minorEastAsia" w:hAnsiTheme="minorEastAsia"/>
          <w:b/>
          <w:bCs/>
          <w:sz w:val="24"/>
          <w:szCs w:val="24"/>
        </w:rPr>
      </w:pPr>
      <w:r w:rsidRPr="00AD75C1">
        <w:rPr>
          <w:rFonts w:asciiTheme="minorEastAsia" w:eastAsiaTheme="minorEastAsia" w:hAnsiTheme="minorEastAsia" w:hint="eastAsia"/>
          <w:b/>
          <w:bCs/>
          <w:sz w:val="24"/>
          <w:szCs w:val="24"/>
        </w:rPr>
        <w:t>股东</w:t>
      </w:r>
      <w:ins w:id="21" w:author="ZLWD" w:date="2024-01-31T00:42:00Z">
        <w:r w:rsidR="00303254">
          <w:rPr>
            <w:rFonts w:asciiTheme="minorEastAsia" w:eastAsiaTheme="minorEastAsia" w:hAnsiTheme="minorEastAsia" w:hint="eastAsia"/>
            <w:b/>
            <w:bCs/>
            <w:sz w:val="24"/>
            <w:szCs w:val="24"/>
          </w:rPr>
          <w:t>会</w:t>
        </w:r>
      </w:ins>
    </w:p>
    <w:p w14:paraId="2E78551A" w14:textId="18EECC05" w:rsidR="00BF19CF" w:rsidRPr="006B605B" w:rsidRDefault="00AA03F3" w:rsidP="00917894">
      <w:pPr>
        <w:pStyle w:val="ad"/>
        <w:numPr>
          <w:ilvl w:val="0"/>
          <w:numId w:val="2"/>
        </w:numPr>
        <w:spacing w:afterLines="50" w:after="156" w:line="400" w:lineRule="exact"/>
        <w:ind w:left="0" w:firstLineChars="0" w:firstLine="0"/>
        <w:jc w:val="left"/>
        <w:rPr>
          <w:rFonts w:asciiTheme="minorEastAsia" w:eastAsiaTheme="minorEastAsia" w:hAnsiTheme="minorEastAsia"/>
          <w:color w:val="000000" w:themeColor="text1"/>
          <w:sz w:val="24"/>
          <w:szCs w:val="24"/>
        </w:rPr>
      </w:pPr>
      <w:ins w:id="22" w:author="凡 吴" w:date="2024-01-30T15:58:00Z">
        <w:r w:rsidRPr="00AA03F3">
          <w:rPr>
            <w:rFonts w:asciiTheme="minorEastAsia" w:eastAsiaTheme="minorEastAsia" w:hAnsiTheme="minorEastAsia" w:hint="eastAsia"/>
            <w:color w:val="000000" w:themeColor="text1"/>
            <w:sz w:val="24"/>
            <w:szCs w:val="24"/>
          </w:rPr>
          <w:t>股东会由全体股东组成，是公司的</w:t>
        </w:r>
      </w:ins>
      <w:ins w:id="23" w:author="凡 吴" w:date="2024-01-30T16:07:00Z">
        <w:del w:id="24" w:author="ZLWD" w:date="2024-01-31T00:43:00Z">
          <w:r w:rsidDel="00303254">
            <w:rPr>
              <w:rFonts w:asciiTheme="minorEastAsia" w:eastAsiaTheme="minorEastAsia" w:hAnsiTheme="minorEastAsia" w:hint="eastAsia"/>
              <w:color w:val="000000" w:themeColor="text1"/>
              <w:sz w:val="24"/>
              <w:szCs w:val="24"/>
            </w:rPr>
            <w:delText>最高</w:delText>
          </w:r>
        </w:del>
      </w:ins>
      <w:ins w:id="25" w:author="凡 吴" w:date="2024-01-30T15:58:00Z">
        <w:r w:rsidRPr="00AA03F3">
          <w:rPr>
            <w:rFonts w:asciiTheme="minorEastAsia" w:eastAsiaTheme="minorEastAsia" w:hAnsiTheme="minorEastAsia" w:hint="eastAsia"/>
            <w:color w:val="000000" w:themeColor="text1"/>
            <w:sz w:val="24"/>
            <w:szCs w:val="24"/>
          </w:rPr>
          <w:t>权力机构</w:t>
        </w:r>
        <w:r>
          <w:rPr>
            <w:rFonts w:asciiTheme="minorEastAsia" w:eastAsiaTheme="minorEastAsia" w:hAnsiTheme="minorEastAsia" w:hint="eastAsia"/>
            <w:color w:val="000000" w:themeColor="text1"/>
            <w:sz w:val="24"/>
            <w:szCs w:val="24"/>
          </w:rPr>
          <w:t>。</w:t>
        </w:r>
      </w:ins>
      <w:del w:id="26" w:author="凡 吴" w:date="2024-01-30T15:58:00Z">
        <w:r w:rsidR="00BF19CF" w:rsidRPr="006B605B" w:rsidDel="00AA03F3">
          <w:rPr>
            <w:rFonts w:asciiTheme="minorEastAsia" w:eastAsiaTheme="minorEastAsia" w:hAnsiTheme="minorEastAsia" w:hint="eastAsia"/>
            <w:color w:val="000000" w:themeColor="text1"/>
            <w:sz w:val="24"/>
            <w:szCs w:val="24"/>
          </w:rPr>
          <w:delText>公司为一个股东的有限责任公司，不设立股东会</w:delText>
        </w:r>
        <w:r w:rsidR="00BF19CF" w:rsidDel="00AA03F3">
          <w:rPr>
            <w:rFonts w:asciiTheme="minorEastAsia" w:eastAsiaTheme="minorEastAsia" w:hAnsiTheme="minorEastAsia" w:hint="eastAsia"/>
            <w:color w:val="000000" w:themeColor="text1"/>
            <w:sz w:val="24"/>
            <w:szCs w:val="24"/>
          </w:rPr>
          <w:delText>。</w:delText>
        </w:r>
      </w:del>
    </w:p>
    <w:p w14:paraId="5F6DD229" w14:textId="7FBAE7CB" w:rsidR="00BF19CF" w:rsidRPr="00032245" w:rsidRDefault="00BF19CF" w:rsidP="00917894">
      <w:pPr>
        <w:pStyle w:val="ad"/>
        <w:numPr>
          <w:ilvl w:val="0"/>
          <w:numId w:val="2"/>
        </w:numPr>
        <w:spacing w:afterLines="50" w:after="156" w:line="400" w:lineRule="exact"/>
        <w:ind w:left="0" w:firstLineChars="0" w:firstLine="0"/>
        <w:jc w:val="left"/>
        <w:rPr>
          <w:rFonts w:asciiTheme="minorEastAsia" w:eastAsiaTheme="minorEastAsia" w:hAnsiTheme="minorEastAsia"/>
          <w:color w:val="000000" w:themeColor="text1"/>
          <w:sz w:val="24"/>
          <w:szCs w:val="24"/>
        </w:rPr>
      </w:pPr>
      <w:r w:rsidRPr="00032245">
        <w:rPr>
          <w:rFonts w:asciiTheme="minorEastAsia" w:eastAsiaTheme="minorEastAsia" w:hAnsiTheme="minorEastAsia" w:hint="eastAsia"/>
          <w:color w:val="000000" w:themeColor="text1"/>
          <w:sz w:val="24"/>
          <w:szCs w:val="24"/>
        </w:rPr>
        <w:t>公司股东名称与住所如下：</w:t>
      </w:r>
    </w:p>
    <w:p w14:paraId="13245D91" w14:textId="68283B81" w:rsidR="00BF19CF" w:rsidRPr="00303254" w:rsidRDefault="00BF19CF" w:rsidP="00303254">
      <w:pPr>
        <w:pStyle w:val="ad"/>
        <w:numPr>
          <w:ilvl w:val="0"/>
          <w:numId w:val="10"/>
        </w:numPr>
        <w:spacing w:afterLines="50" w:after="156" w:line="400" w:lineRule="exact"/>
        <w:ind w:firstLineChars="0"/>
        <w:rPr>
          <w:rFonts w:asciiTheme="minorEastAsia" w:eastAsiaTheme="minorEastAsia" w:hAnsiTheme="minorEastAsia"/>
          <w:color w:val="000000" w:themeColor="text1"/>
          <w:sz w:val="24"/>
          <w:szCs w:val="24"/>
        </w:rPr>
      </w:pPr>
      <w:del w:id="27" w:author="ZLWD" w:date="2024-01-31T00:45:00Z">
        <w:r w:rsidRPr="00303254" w:rsidDel="00303254">
          <w:rPr>
            <w:rFonts w:asciiTheme="minorEastAsia" w:eastAsiaTheme="minorEastAsia" w:hAnsiTheme="minorEastAsia" w:hint="eastAsia"/>
            <w:color w:val="000000" w:themeColor="text1"/>
            <w:sz w:val="24"/>
            <w:szCs w:val="24"/>
          </w:rPr>
          <w:delText>名称</w:delText>
        </w:r>
        <w:r w:rsidRPr="00303254" w:rsidDel="00303254">
          <w:rPr>
            <w:rFonts w:asciiTheme="minorEastAsia" w:eastAsiaTheme="minorEastAsia" w:hAnsiTheme="minorEastAsia" w:cstheme="minorEastAsia" w:hint="eastAsia"/>
            <w:color w:val="000000" w:themeColor="text1"/>
            <w:sz w:val="24"/>
            <w:szCs w:val="24"/>
          </w:rPr>
          <w:delText>:</w:delText>
        </w:r>
        <w:r w:rsidRPr="00303254" w:rsidDel="00303254">
          <w:rPr>
            <w:rFonts w:asciiTheme="minorEastAsia" w:eastAsiaTheme="minorEastAsia" w:hAnsiTheme="minorEastAsia" w:hint="eastAsia"/>
            <w:sz w:val="24"/>
            <w:szCs w:val="24"/>
          </w:rPr>
          <w:delText xml:space="preserve"> </w:delText>
        </w:r>
      </w:del>
      <w:r w:rsidRPr="00303254">
        <w:rPr>
          <w:rFonts w:ascii="宋体" w:hAnsi="宋体" w:hint="eastAsia"/>
          <w:sz w:val="24"/>
          <w:szCs w:val="24"/>
        </w:rPr>
        <w:t>北京深云智合科技有限公司</w:t>
      </w:r>
    </w:p>
    <w:p w14:paraId="75264203" w14:textId="77777777" w:rsidR="00BF19CF" w:rsidRDefault="00BF19CF" w:rsidP="00917894">
      <w:pPr>
        <w:spacing w:afterLines="50" w:after="156" w:line="400" w:lineRule="exact"/>
        <w:rPr>
          <w:ins w:id="28" w:author="凡 吴" w:date="2024-01-30T15:58:00Z"/>
          <w:rFonts w:ascii="宋体" w:hAnsi="宋体"/>
          <w:sz w:val="24"/>
          <w:szCs w:val="24"/>
        </w:rPr>
      </w:pPr>
      <w:r w:rsidRPr="00032245">
        <w:rPr>
          <w:rFonts w:asciiTheme="minorEastAsia" w:eastAsiaTheme="minorEastAsia" w:hAnsiTheme="minorEastAsia" w:hint="eastAsia"/>
          <w:color w:val="000000" w:themeColor="text1"/>
          <w:sz w:val="24"/>
          <w:szCs w:val="24"/>
        </w:rPr>
        <w:t>住所:</w:t>
      </w:r>
      <w:del w:id="29" w:author="ZLWD" w:date="2024-01-31T00:53:00Z">
        <w:r w:rsidRPr="008E35D3" w:rsidDel="00780D5E">
          <w:rPr>
            <w:rFonts w:ascii="宋体" w:hAnsi="宋体" w:hint="eastAsia"/>
            <w:sz w:val="24"/>
            <w:szCs w:val="24"/>
          </w:rPr>
          <w:delText xml:space="preserve"> </w:delText>
        </w:r>
      </w:del>
      <w:r w:rsidRPr="00C70CC3">
        <w:rPr>
          <w:rFonts w:ascii="宋体" w:hAnsi="宋体" w:hint="eastAsia"/>
          <w:sz w:val="24"/>
          <w:szCs w:val="24"/>
        </w:rPr>
        <w:t>北京市</w:t>
      </w:r>
      <w:proofErr w:type="gramStart"/>
      <w:r>
        <w:rPr>
          <w:rFonts w:ascii="宋体" w:hAnsi="宋体" w:hint="eastAsia"/>
          <w:sz w:val="24"/>
          <w:szCs w:val="24"/>
        </w:rPr>
        <w:t>昌平区</w:t>
      </w:r>
      <w:proofErr w:type="gramEnd"/>
      <w:r>
        <w:rPr>
          <w:rFonts w:ascii="宋体" w:hAnsi="宋体" w:hint="eastAsia"/>
          <w:sz w:val="24"/>
          <w:szCs w:val="24"/>
        </w:rPr>
        <w:t>能源东路1号院1号楼9层1单元9</w:t>
      </w:r>
      <w:r>
        <w:rPr>
          <w:rFonts w:ascii="宋体" w:hAnsi="宋体"/>
          <w:sz w:val="24"/>
          <w:szCs w:val="24"/>
        </w:rPr>
        <w:t>01</w:t>
      </w:r>
    </w:p>
    <w:p w14:paraId="4D0B1C7E" w14:textId="093BFB81" w:rsidR="00AA03F3" w:rsidRPr="00303254" w:rsidRDefault="00AA03F3" w:rsidP="00303254">
      <w:pPr>
        <w:pStyle w:val="ad"/>
        <w:numPr>
          <w:ilvl w:val="0"/>
          <w:numId w:val="10"/>
        </w:numPr>
        <w:spacing w:afterLines="50" w:after="156" w:line="400" w:lineRule="exact"/>
        <w:ind w:firstLineChars="0"/>
        <w:rPr>
          <w:ins w:id="30" w:author="凡 吴" w:date="2024-01-30T15:58:00Z"/>
          <w:rFonts w:ascii="宋体" w:hAnsi="宋体"/>
          <w:sz w:val="24"/>
          <w:szCs w:val="24"/>
        </w:rPr>
      </w:pPr>
      <w:ins w:id="31" w:author="凡 吴" w:date="2024-01-30T15:58:00Z">
        <w:del w:id="32" w:author="ZLWD" w:date="2024-01-31T00:46:00Z">
          <w:r w:rsidRPr="00303254" w:rsidDel="00303254">
            <w:rPr>
              <w:rFonts w:ascii="宋体" w:hAnsi="宋体" w:hint="eastAsia"/>
              <w:sz w:val="24"/>
              <w:szCs w:val="24"/>
            </w:rPr>
            <w:delText>名称：</w:delText>
          </w:r>
        </w:del>
        <w:r w:rsidRPr="00303254">
          <w:rPr>
            <w:rFonts w:ascii="宋体" w:hAnsi="宋体" w:hint="eastAsia"/>
            <w:sz w:val="24"/>
            <w:szCs w:val="24"/>
          </w:rPr>
          <w:t>内蒙古宝</w:t>
        </w:r>
        <w:proofErr w:type="gramStart"/>
        <w:r w:rsidRPr="00303254">
          <w:rPr>
            <w:rFonts w:ascii="宋体" w:hAnsi="宋体" w:hint="eastAsia"/>
            <w:sz w:val="24"/>
            <w:szCs w:val="24"/>
          </w:rPr>
          <w:t>晟</w:t>
        </w:r>
        <w:proofErr w:type="gramEnd"/>
        <w:r w:rsidRPr="00303254">
          <w:rPr>
            <w:rFonts w:ascii="宋体" w:hAnsi="宋体" w:hint="eastAsia"/>
            <w:sz w:val="24"/>
            <w:szCs w:val="24"/>
          </w:rPr>
          <w:t>资产运营管理有限公司</w:t>
        </w:r>
      </w:ins>
    </w:p>
    <w:p w14:paraId="7F5A9181" w14:textId="1AD24D0E" w:rsidR="00AA03F3" w:rsidRPr="00032245" w:rsidRDefault="00AA03F3" w:rsidP="00917894">
      <w:pPr>
        <w:spacing w:afterLines="50" w:after="156" w:line="400" w:lineRule="exact"/>
        <w:rPr>
          <w:rFonts w:asciiTheme="minorEastAsia" w:eastAsiaTheme="minorEastAsia" w:hAnsiTheme="minorEastAsia"/>
          <w:sz w:val="24"/>
          <w:szCs w:val="24"/>
        </w:rPr>
      </w:pPr>
      <w:ins w:id="33" w:author="凡 吴" w:date="2024-01-30T15:58:00Z">
        <w:r>
          <w:rPr>
            <w:rFonts w:ascii="宋体" w:hAnsi="宋体" w:hint="eastAsia"/>
            <w:sz w:val="24"/>
            <w:szCs w:val="24"/>
          </w:rPr>
          <w:t>住所：</w:t>
        </w:r>
        <w:r w:rsidRPr="00AA03F3">
          <w:rPr>
            <w:rFonts w:ascii="宋体" w:hAnsi="宋体" w:hint="eastAsia"/>
            <w:sz w:val="24"/>
            <w:szCs w:val="24"/>
          </w:rPr>
          <w:t>内蒙古自治区包头市九原区金创总部经济</w:t>
        </w:r>
        <w:proofErr w:type="gramStart"/>
        <w:r w:rsidRPr="00AA03F3">
          <w:rPr>
            <w:rFonts w:ascii="宋体" w:hAnsi="宋体" w:hint="eastAsia"/>
            <w:sz w:val="24"/>
            <w:szCs w:val="24"/>
          </w:rPr>
          <w:t>园金创大厦</w:t>
        </w:r>
        <w:proofErr w:type="gramEnd"/>
        <w:r w:rsidRPr="00AA03F3">
          <w:rPr>
            <w:rFonts w:ascii="宋体" w:hAnsi="宋体" w:hint="eastAsia"/>
            <w:sz w:val="24"/>
            <w:szCs w:val="24"/>
          </w:rPr>
          <w:t>7楼711</w:t>
        </w:r>
      </w:ins>
    </w:p>
    <w:p w14:paraId="57BF7216" w14:textId="77777777" w:rsidR="00BF19CF" w:rsidRPr="00AD75C1" w:rsidRDefault="00BF19CF" w:rsidP="00917894">
      <w:pPr>
        <w:pStyle w:val="ad"/>
        <w:numPr>
          <w:ilvl w:val="0"/>
          <w:numId w:val="2"/>
        </w:numPr>
        <w:spacing w:afterLines="50" w:after="156" w:line="400" w:lineRule="exact"/>
        <w:ind w:left="0" w:firstLineChars="0" w:firstLine="0"/>
        <w:rPr>
          <w:rFonts w:asciiTheme="minorEastAsia" w:eastAsiaTheme="minorEastAsia" w:hAnsiTheme="minorEastAsia"/>
          <w:color w:val="000000" w:themeColor="text1"/>
          <w:sz w:val="24"/>
          <w:szCs w:val="24"/>
        </w:rPr>
      </w:pPr>
      <w:r w:rsidRPr="00AD75C1">
        <w:rPr>
          <w:rFonts w:asciiTheme="minorEastAsia" w:eastAsiaTheme="minorEastAsia" w:hAnsiTheme="minorEastAsia" w:hint="eastAsia"/>
          <w:color w:val="000000" w:themeColor="text1"/>
          <w:sz w:val="24"/>
          <w:szCs w:val="24"/>
        </w:rPr>
        <w:t>股东享有下列权利：</w:t>
      </w:r>
    </w:p>
    <w:p w14:paraId="66889FB7" w14:textId="77777777" w:rsidR="00BF19CF" w:rsidRPr="00032245" w:rsidRDefault="00BF19CF" w:rsidP="00917894">
      <w:pPr>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（一）有选举和被选举为公司董事、监事的权利；</w:t>
      </w:r>
    </w:p>
    <w:p w14:paraId="226414A3" w14:textId="77777777" w:rsidR="00BF19CF" w:rsidRPr="00032245" w:rsidRDefault="00BF19CF" w:rsidP="00917894">
      <w:pPr>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（二）对公司的经营活动和日常管理进行监督；</w:t>
      </w:r>
    </w:p>
    <w:p w14:paraId="4AF7DDBF" w14:textId="0C32A5AB" w:rsidR="00BF19CF" w:rsidRPr="00032245" w:rsidRDefault="00BF19CF" w:rsidP="00917894">
      <w:pPr>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（三）有权查阅公司章程、股东决定记录和公司财务会计报告，对公司的经营提出建议和质询；</w:t>
      </w:r>
    </w:p>
    <w:p w14:paraId="5FDEF15C" w14:textId="7F576797" w:rsidR="00BF19CF" w:rsidRPr="00032245" w:rsidRDefault="00BF19CF" w:rsidP="00917894">
      <w:pPr>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（四）公司侵害其合法权益时，有权向有管辖权的人民法院提出要求，纠正该行为，造成经济损失的，可要求予以赔偿。</w:t>
      </w:r>
    </w:p>
    <w:p w14:paraId="06DE44CC" w14:textId="77777777" w:rsidR="00BF19CF" w:rsidRPr="00AD75C1" w:rsidRDefault="00BF19CF" w:rsidP="00917894">
      <w:pPr>
        <w:pStyle w:val="ad"/>
        <w:numPr>
          <w:ilvl w:val="0"/>
          <w:numId w:val="2"/>
        </w:numPr>
        <w:spacing w:afterLines="50" w:after="156" w:line="400" w:lineRule="exact"/>
        <w:ind w:left="0" w:firstLineChars="0" w:firstLine="0"/>
        <w:rPr>
          <w:rFonts w:asciiTheme="minorEastAsia" w:eastAsiaTheme="minorEastAsia" w:hAnsiTheme="minorEastAsia"/>
          <w:color w:val="000000" w:themeColor="text1"/>
          <w:sz w:val="24"/>
          <w:szCs w:val="24"/>
        </w:rPr>
      </w:pPr>
      <w:r w:rsidRPr="00AD75C1">
        <w:rPr>
          <w:rFonts w:asciiTheme="minorEastAsia" w:eastAsiaTheme="minorEastAsia" w:hAnsiTheme="minorEastAsia" w:hint="eastAsia"/>
          <w:color w:val="000000" w:themeColor="text1"/>
          <w:sz w:val="24"/>
          <w:szCs w:val="24"/>
        </w:rPr>
        <w:lastRenderedPageBreak/>
        <w:t>股东履行下列义务：</w:t>
      </w:r>
    </w:p>
    <w:p w14:paraId="1801E894" w14:textId="77777777" w:rsidR="00BF19CF" w:rsidRPr="00032245" w:rsidRDefault="00BF19CF" w:rsidP="00917894">
      <w:pPr>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（一）按规定缴纳所认出资；</w:t>
      </w:r>
    </w:p>
    <w:p w14:paraId="1C443E86" w14:textId="77777777" w:rsidR="00BF19CF" w:rsidRPr="00032245" w:rsidRDefault="00BF19CF" w:rsidP="00917894">
      <w:pPr>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（二）以认缴的出资额对公司承担责任；</w:t>
      </w:r>
    </w:p>
    <w:p w14:paraId="011F5C79" w14:textId="77777777" w:rsidR="00BF19CF" w:rsidRPr="00032245" w:rsidRDefault="00BF19CF" w:rsidP="00917894">
      <w:pPr>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（三）公司经核准登记注册后，不得抽回出资；</w:t>
      </w:r>
    </w:p>
    <w:p w14:paraId="2B2B2D81" w14:textId="77777777" w:rsidR="00BF19CF" w:rsidRPr="00032245" w:rsidRDefault="00BF19CF" w:rsidP="00917894">
      <w:pPr>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（四）遵守公司章程，保守公司秘密；</w:t>
      </w:r>
    </w:p>
    <w:p w14:paraId="327D7366" w14:textId="77777777" w:rsidR="00BF19CF" w:rsidRPr="00032245" w:rsidRDefault="00BF19CF" w:rsidP="00917894">
      <w:pPr>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（五）支持公司的经营管理，提出合理化建议，促进公司业务发展。</w:t>
      </w:r>
    </w:p>
    <w:p w14:paraId="11C0E49D" w14:textId="77777777" w:rsidR="00BF19CF" w:rsidRPr="00AD75C1" w:rsidRDefault="00BF19CF" w:rsidP="00917894">
      <w:pPr>
        <w:pStyle w:val="ad"/>
        <w:numPr>
          <w:ilvl w:val="0"/>
          <w:numId w:val="2"/>
        </w:numPr>
        <w:spacing w:afterLines="50" w:after="156" w:line="400" w:lineRule="exact"/>
        <w:ind w:left="0" w:firstLineChars="0" w:firstLine="0"/>
        <w:rPr>
          <w:rFonts w:asciiTheme="minorEastAsia" w:eastAsiaTheme="minorEastAsia" w:hAnsiTheme="minorEastAsia"/>
          <w:color w:val="000000" w:themeColor="text1"/>
          <w:sz w:val="24"/>
          <w:szCs w:val="24"/>
        </w:rPr>
      </w:pPr>
      <w:r w:rsidRPr="00AD75C1">
        <w:rPr>
          <w:rFonts w:asciiTheme="minorEastAsia" w:eastAsiaTheme="minorEastAsia" w:hAnsiTheme="minorEastAsia" w:hint="eastAsia"/>
          <w:color w:val="000000" w:themeColor="text1"/>
          <w:sz w:val="24"/>
          <w:szCs w:val="24"/>
        </w:rPr>
        <w:t>公司置备股东名册，记载下列事项</w:t>
      </w:r>
    </w:p>
    <w:p w14:paraId="300F20FB" w14:textId="77777777" w:rsidR="00BF19CF" w:rsidRPr="00032245" w:rsidRDefault="00BF19CF" w:rsidP="00917894">
      <w:pPr>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（一）股东的姓名或名称、及住所；</w:t>
      </w:r>
    </w:p>
    <w:p w14:paraId="4F711962" w14:textId="77777777" w:rsidR="00BF19CF" w:rsidRPr="00032245" w:rsidRDefault="00BF19CF" w:rsidP="00917894">
      <w:pPr>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（二）股东的出资额、出资比例；</w:t>
      </w:r>
    </w:p>
    <w:p w14:paraId="17DDB265" w14:textId="02919FA0" w:rsidR="00917894" w:rsidRPr="00917894" w:rsidRDefault="00BF19CF" w:rsidP="00917894">
      <w:pPr>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（三）出资证明书编号。</w:t>
      </w:r>
    </w:p>
    <w:p w14:paraId="12946386" w14:textId="77777777" w:rsidR="00886766" w:rsidRPr="006B605B" w:rsidRDefault="006E3B90" w:rsidP="00917894">
      <w:pPr>
        <w:pStyle w:val="ad"/>
        <w:numPr>
          <w:ilvl w:val="0"/>
          <w:numId w:val="4"/>
        </w:numPr>
        <w:spacing w:afterLines="50" w:after="156" w:line="400" w:lineRule="exact"/>
        <w:ind w:firstLineChars="0"/>
        <w:jc w:val="left"/>
        <w:rPr>
          <w:rFonts w:asciiTheme="minorEastAsia" w:eastAsiaTheme="minorEastAsia" w:hAnsiTheme="minorEastAsia"/>
          <w:b/>
          <w:bCs/>
          <w:sz w:val="24"/>
          <w:szCs w:val="24"/>
        </w:rPr>
      </w:pPr>
      <w:r w:rsidRPr="006B605B">
        <w:rPr>
          <w:rFonts w:asciiTheme="minorEastAsia" w:eastAsiaTheme="minorEastAsia" w:hAnsiTheme="minorEastAsia" w:hint="eastAsia"/>
          <w:b/>
          <w:bCs/>
          <w:sz w:val="24"/>
          <w:szCs w:val="24"/>
        </w:rPr>
        <w:t>股东职权</w:t>
      </w:r>
    </w:p>
    <w:p w14:paraId="56C8163C" w14:textId="77777777" w:rsidR="00886766" w:rsidRPr="006B605B" w:rsidRDefault="006E3B90" w:rsidP="00917894">
      <w:pPr>
        <w:pStyle w:val="ad"/>
        <w:numPr>
          <w:ilvl w:val="0"/>
          <w:numId w:val="2"/>
        </w:numPr>
        <w:spacing w:afterLines="50" w:after="156" w:line="400" w:lineRule="exact"/>
        <w:ind w:left="0" w:firstLineChars="0" w:firstLine="0"/>
        <w:jc w:val="left"/>
        <w:rPr>
          <w:rFonts w:asciiTheme="minorEastAsia" w:eastAsiaTheme="minorEastAsia" w:hAnsiTheme="minorEastAsia"/>
          <w:color w:val="000000" w:themeColor="text1"/>
          <w:sz w:val="24"/>
          <w:szCs w:val="24"/>
        </w:rPr>
      </w:pPr>
      <w:r w:rsidRPr="006B605B">
        <w:rPr>
          <w:rFonts w:asciiTheme="minorEastAsia" w:eastAsiaTheme="minorEastAsia" w:hAnsiTheme="minorEastAsia" w:hint="eastAsia"/>
          <w:color w:val="000000" w:themeColor="text1"/>
          <w:sz w:val="24"/>
          <w:szCs w:val="24"/>
        </w:rPr>
        <w:t>股东行使下列职权：</w:t>
      </w:r>
    </w:p>
    <w:p w14:paraId="5509D2CA"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（一）决定公司的经营方针和投资计划；</w:t>
      </w:r>
    </w:p>
    <w:p w14:paraId="74E864CC"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（二）选举和更换非由职工代表担任的董事、监事，决定有关董事、监事的报酬事</w:t>
      </w:r>
    </w:p>
    <w:p w14:paraId="126FE903"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项；</w:t>
      </w:r>
    </w:p>
    <w:p w14:paraId="6A4AD827" w14:textId="77777777" w:rsidR="00886766" w:rsidRPr="00032245" w:rsidRDefault="006E3B90" w:rsidP="00917894">
      <w:pPr>
        <w:numPr>
          <w:ilvl w:val="0"/>
          <w:numId w:val="1"/>
        </w:numPr>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审议批准执行董事的报告；</w:t>
      </w:r>
    </w:p>
    <w:p w14:paraId="5453359F"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（四）审议批准监事的报告；</w:t>
      </w:r>
    </w:p>
    <w:p w14:paraId="173CEC5B"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（五）审议批准公司的年度财务预算方案、决算方案；</w:t>
      </w:r>
    </w:p>
    <w:p w14:paraId="17441F80"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（六）审议批准公司的利润分配方案和弥补亏损方案；</w:t>
      </w:r>
    </w:p>
    <w:p w14:paraId="2B792D12"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（七）对公司增加或者减少认缴注册资本</w:t>
      </w:r>
      <w:proofErr w:type="gramStart"/>
      <w:r w:rsidRPr="00032245">
        <w:rPr>
          <w:rFonts w:asciiTheme="minorEastAsia" w:eastAsiaTheme="minorEastAsia" w:hAnsiTheme="minorEastAsia" w:hint="eastAsia"/>
          <w:sz w:val="24"/>
          <w:szCs w:val="24"/>
        </w:rPr>
        <w:t>作出</w:t>
      </w:r>
      <w:proofErr w:type="gramEnd"/>
      <w:r w:rsidRPr="00032245">
        <w:rPr>
          <w:rFonts w:asciiTheme="minorEastAsia" w:eastAsiaTheme="minorEastAsia" w:hAnsiTheme="minorEastAsia" w:hint="eastAsia"/>
          <w:sz w:val="24"/>
          <w:szCs w:val="24"/>
        </w:rPr>
        <w:t>决定；</w:t>
      </w:r>
    </w:p>
    <w:p w14:paraId="62C2CE86"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（八）对发行公司债券</w:t>
      </w:r>
      <w:proofErr w:type="gramStart"/>
      <w:r w:rsidRPr="00032245">
        <w:rPr>
          <w:rFonts w:asciiTheme="minorEastAsia" w:eastAsiaTheme="minorEastAsia" w:hAnsiTheme="minorEastAsia" w:hint="eastAsia"/>
          <w:sz w:val="24"/>
          <w:szCs w:val="24"/>
        </w:rPr>
        <w:t>作出</w:t>
      </w:r>
      <w:proofErr w:type="gramEnd"/>
      <w:r w:rsidRPr="00032245">
        <w:rPr>
          <w:rFonts w:asciiTheme="minorEastAsia" w:eastAsiaTheme="minorEastAsia" w:hAnsiTheme="minorEastAsia" w:hint="eastAsia"/>
          <w:sz w:val="24"/>
          <w:szCs w:val="24"/>
        </w:rPr>
        <w:t>决定；</w:t>
      </w:r>
    </w:p>
    <w:p w14:paraId="6679D35A"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（九）对公司合并、分立、解散、清算或者变更公司组织形式</w:t>
      </w:r>
      <w:proofErr w:type="gramStart"/>
      <w:r w:rsidRPr="00032245">
        <w:rPr>
          <w:rFonts w:asciiTheme="minorEastAsia" w:eastAsiaTheme="minorEastAsia" w:hAnsiTheme="minorEastAsia" w:hint="eastAsia"/>
          <w:sz w:val="24"/>
          <w:szCs w:val="24"/>
        </w:rPr>
        <w:t>作出</w:t>
      </w:r>
      <w:proofErr w:type="gramEnd"/>
      <w:r w:rsidRPr="00032245">
        <w:rPr>
          <w:rFonts w:asciiTheme="minorEastAsia" w:eastAsiaTheme="minorEastAsia" w:hAnsiTheme="minorEastAsia" w:hint="eastAsia"/>
          <w:sz w:val="24"/>
          <w:szCs w:val="24"/>
        </w:rPr>
        <w:t>决定；</w:t>
      </w:r>
    </w:p>
    <w:p w14:paraId="6AAE1A61" w14:textId="77777777" w:rsidR="00886766" w:rsidRPr="0080298E"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（十）制定和修改公司章程</w:t>
      </w:r>
      <w:r w:rsidRPr="0080298E">
        <w:rPr>
          <w:rFonts w:asciiTheme="minorEastAsia" w:eastAsiaTheme="minorEastAsia" w:hAnsiTheme="minorEastAsia" w:hint="eastAsia"/>
          <w:sz w:val="24"/>
          <w:szCs w:val="24"/>
        </w:rPr>
        <w:t>；</w:t>
      </w:r>
    </w:p>
    <w:p w14:paraId="5651727C" w14:textId="2AAA7D7A" w:rsidR="00A34500" w:rsidRPr="0080298E" w:rsidRDefault="00A34500" w:rsidP="00A34500">
      <w:pPr>
        <w:spacing w:afterLines="50" w:after="156" w:line="400" w:lineRule="exact"/>
        <w:jc w:val="left"/>
        <w:rPr>
          <w:rFonts w:ascii="宋体" w:hAnsi="宋体"/>
          <w:sz w:val="24"/>
          <w:szCs w:val="24"/>
        </w:rPr>
      </w:pPr>
      <w:r w:rsidRPr="0080298E">
        <w:rPr>
          <w:rFonts w:asciiTheme="minorEastAsia" w:eastAsiaTheme="minorEastAsia" w:hAnsiTheme="minorEastAsia" w:hint="eastAsia"/>
          <w:sz w:val="24"/>
          <w:szCs w:val="24"/>
        </w:rPr>
        <w:lastRenderedPageBreak/>
        <w:t>（十一）</w:t>
      </w:r>
      <w:r w:rsidRPr="0080298E">
        <w:rPr>
          <w:rFonts w:ascii="宋体" w:hAnsi="宋体" w:hint="eastAsia"/>
          <w:sz w:val="24"/>
          <w:szCs w:val="24"/>
        </w:rPr>
        <w:t>审议批准公司超过</w:t>
      </w:r>
      <w:r w:rsidR="00981460" w:rsidRPr="0060577B">
        <w:rPr>
          <w:rFonts w:ascii="宋体" w:hAnsi="宋体"/>
          <w:sz w:val="24"/>
          <w:szCs w:val="24"/>
        </w:rPr>
        <w:t>3</w:t>
      </w:r>
      <w:r w:rsidRPr="0060577B">
        <w:rPr>
          <w:rFonts w:ascii="宋体" w:hAnsi="宋体"/>
          <w:sz w:val="24"/>
          <w:szCs w:val="24"/>
        </w:rPr>
        <w:t>00</w:t>
      </w:r>
      <w:r w:rsidRPr="0060577B">
        <w:rPr>
          <w:rFonts w:ascii="宋体" w:hAnsi="宋体" w:hint="eastAsia"/>
          <w:sz w:val="24"/>
          <w:szCs w:val="24"/>
        </w:rPr>
        <w:t>万元</w:t>
      </w:r>
      <w:r w:rsidRPr="0080298E">
        <w:rPr>
          <w:rFonts w:ascii="宋体" w:hAnsi="宋体" w:hint="eastAsia"/>
          <w:sz w:val="24"/>
          <w:szCs w:val="24"/>
        </w:rPr>
        <w:t>人民币的对外投资；</w:t>
      </w:r>
    </w:p>
    <w:p w14:paraId="010F85C0" w14:textId="326DFAEA" w:rsidR="00A34500" w:rsidRPr="0080298E" w:rsidRDefault="00A34500" w:rsidP="00A34500">
      <w:pPr>
        <w:spacing w:afterLines="50" w:after="156" w:line="400" w:lineRule="exact"/>
        <w:jc w:val="left"/>
        <w:rPr>
          <w:rFonts w:ascii="宋体" w:hAnsi="宋体"/>
          <w:sz w:val="24"/>
          <w:szCs w:val="24"/>
        </w:rPr>
      </w:pPr>
      <w:r w:rsidRPr="0080298E">
        <w:rPr>
          <w:rFonts w:ascii="宋体" w:hAnsi="宋体" w:hint="eastAsia"/>
          <w:sz w:val="24"/>
          <w:szCs w:val="24"/>
        </w:rPr>
        <w:t>（十二）审议批准公司超过</w:t>
      </w:r>
      <w:r w:rsidR="00981460" w:rsidRPr="0060577B">
        <w:rPr>
          <w:rFonts w:ascii="宋体" w:hAnsi="宋体"/>
          <w:sz w:val="24"/>
          <w:szCs w:val="24"/>
        </w:rPr>
        <w:t>3</w:t>
      </w:r>
      <w:r w:rsidRPr="0060577B">
        <w:rPr>
          <w:rFonts w:ascii="宋体" w:hAnsi="宋体"/>
          <w:sz w:val="24"/>
          <w:szCs w:val="24"/>
        </w:rPr>
        <w:t>00</w:t>
      </w:r>
      <w:r w:rsidRPr="0060577B">
        <w:rPr>
          <w:rFonts w:ascii="宋体" w:hAnsi="宋体" w:hint="eastAsia"/>
          <w:sz w:val="24"/>
          <w:szCs w:val="24"/>
        </w:rPr>
        <w:t>万元</w:t>
      </w:r>
      <w:r w:rsidRPr="0080298E">
        <w:rPr>
          <w:rFonts w:ascii="宋体" w:hAnsi="宋体" w:hint="eastAsia"/>
          <w:sz w:val="24"/>
          <w:szCs w:val="24"/>
        </w:rPr>
        <w:t>人民币的对外借款</w:t>
      </w:r>
      <w:r w:rsidR="0039764F" w:rsidRPr="0080298E">
        <w:rPr>
          <w:rFonts w:ascii="宋体" w:hAnsi="宋体" w:hint="eastAsia"/>
          <w:sz w:val="24"/>
          <w:szCs w:val="24"/>
        </w:rPr>
        <w:t>或债权融资</w:t>
      </w:r>
      <w:r w:rsidRPr="0080298E">
        <w:rPr>
          <w:rFonts w:ascii="宋体" w:hAnsi="宋体" w:hint="eastAsia"/>
          <w:sz w:val="24"/>
          <w:szCs w:val="24"/>
        </w:rPr>
        <w:t>；</w:t>
      </w:r>
    </w:p>
    <w:p w14:paraId="10A47E59" w14:textId="0E9694FA" w:rsidR="00A34500" w:rsidRDefault="00A34500" w:rsidP="00A34500">
      <w:pPr>
        <w:spacing w:afterLines="50" w:after="156" w:line="400" w:lineRule="exact"/>
        <w:jc w:val="left"/>
        <w:rPr>
          <w:rFonts w:ascii="宋体" w:hAnsi="宋体"/>
          <w:sz w:val="24"/>
          <w:szCs w:val="24"/>
        </w:rPr>
      </w:pPr>
      <w:r w:rsidRPr="0080298E">
        <w:rPr>
          <w:rFonts w:ascii="宋体" w:hAnsi="宋体" w:hint="eastAsia"/>
          <w:sz w:val="24"/>
          <w:szCs w:val="24"/>
        </w:rPr>
        <w:t>（十三）</w:t>
      </w:r>
      <w:r w:rsidR="004D5B66" w:rsidRPr="0080298E">
        <w:rPr>
          <w:rFonts w:ascii="宋体" w:hAnsi="宋体" w:hint="eastAsia"/>
          <w:sz w:val="24"/>
          <w:szCs w:val="24"/>
        </w:rPr>
        <w:t>决定公司出售或转让超过人民币</w:t>
      </w:r>
      <w:r w:rsidR="00981460" w:rsidRPr="0060577B">
        <w:rPr>
          <w:rFonts w:ascii="宋体" w:hAnsi="宋体"/>
          <w:sz w:val="24"/>
          <w:szCs w:val="24"/>
        </w:rPr>
        <w:t>3</w:t>
      </w:r>
      <w:r w:rsidR="004D5B66" w:rsidRPr="0060577B">
        <w:rPr>
          <w:rFonts w:ascii="宋体" w:hAnsi="宋体"/>
          <w:sz w:val="24"/>
          <w:szCs w:val="24"/>
        </w:rPr>
        <w:t>00</w:t>
      </w:r>
      <w:r w:rsidR="004D5B66" w:rsidRPr="0080298E">
        <w:rPr>
          <w:rFonts w:ascii="宋体" w:hAnsi="宋体" w:hint="eastAsia"/>
          <w:sz w:val="24"/>
          <w:szCs w:val="24"/>
        </w:rPr>
        <w:t>万元</w:t>
      </w:r>
      <w:r w:rsidR="004D5B66">
        <w:rPr>
          <w:rFonts w:ascii="宋体" w:hAnsi="宋体" w:hint="eastAsia"/>
          <w:sz w:val="24"/>
          <w:szCs w:val="24"/>
        </w:rPr>
        <w:t>人民币的资产；</w:t>
      </w:r>
    </w:p>
    <w:p w14:paraId="1930EB2D" w14:textId="72348F4F" w:rsidR="0039764F" w:rsidRDefault="0039764F" w:rsidP="0039764F">
      <w:pPr>
        <w:widowControl w:val="0"/>
        <w:tabs>
          <w:tab w:val="left" w:pos="2282"/>
        </w:tabs>
        <w:adjustRightInd w:val="0"/>
        <w:snapToGrid w:val="0"/>
        <w:spacing w:beforeLines="50" w:before="156" w:afterLines="50" w:after="156" w:line="400" w:lineRule="exact"/>
        <w:rPr>
          <w:rFonts w:ascii="宋体" w:hAnsi="宋体"/>
          <w:sz w:val="24"/>
          <w:szCs w:val="24"/>
        </w:rPr>
      </w:pPr>
      <w:r>
        <w:rPr>
          <w:rFonts w:ascii="宋体" w:hAnsi="宋体" w:hint="eastAsia"/>
          <w:sz w:val="24"/>
          <w:szCs w:val="24"/>
        </w:rPr>
        <w:t>（十</w:t>
      </w:r>
      <w:r w:rsidR="00605EED">
        <w:rPr>
          <w:rFonts w:ascii="宋体" w:hAnsi="宋体" w:hint="eastAsia"/>
          <w:sz w:val="24"/>
          <w:szCs w:val="24"/>
        </w:rPr>
        <w:t>四</w:t>
      </w:r>
      <w:r>
        <w:rPr>
          <w:rFonts w:ascii="宋体" w:hAnsi="宋体" w:hint="eastAsia"/>
          <w:sz w:val="24"/>
          <w:szCs w:val="24"/>
        </w:rPr>
        <w:t>）</w:t>
      </w:r>
      <w:r w:rsidR="004D5B66">
        <w:rPr>
          <w:rFonts w:ascii="宋体" w:hAnsi="宋体" w:hint="eastAsia"/>
          <w:sz w:val="24"/>
          <w:szCs w:val="24"/>
        </w:rPr>
        <w:t>审议批准公司以其所拥有的知识产权对外许可、投资、转让等合作事项；</w:t>
      </w:r>
    </w:p>
    <w:p w14:paraId="059436A7" w14:textId="26BF2626" w:rsidR="00EA48B0" w:rsidRPr="00EA48B0" w:rsidRDefault="00EA48B0" w:rsidP="002F3326">
      <w:pPr>
        <w:widowControl w:val="0"/>
        <w:spacing w:line="480" w:lineRule="auto"/>
        <w:rPr>
          <w:rFonts w:ascii="宋体" w:hAnsi="宋体"/>
          <w:sz w:val="24"/>
          <w:szCs w:val="24"/>
        </w:rPr>
      </w:pPr>
      <w:r w:rsidRPr="00AF4218">
        <w:rPr>
          <w:rFonts w:ascii="宋体" w:hAnsi="宋体" w:hint="eastAsia"/>
          <w:sz w:val="24"/>
          <w:szCs w:val="24"/>
        </w:rPr>
        <w:t>（十五）决定公司的对外担保事项；</w:t>
      </w:r>
      <w:r>
        <w:rPr>
          <w:rFonts w:ascii="宋体" w:hAnsi="宋体" w:hint="eastAsia"/>
          <w:sz w:val="24"/>
          <w:szCs w:val="24"/>
        </w:rPr>
        <w:t>以及</w:t>
      </w:r>
    </w:p>
    <w:p w14:paraId="3436F0A7" w14:textId="7DA953FA" w:rsidR="00886766" w:rsidRPr="00032245" w:rsidRDefault="0039764F" w:rsidP="002F3326">
      <w:pPr>
        <w:spacing w:afterLines="50" w:after="156" w:line="480" w:lineRule="auto"/>
        <w:jc w:val="left"/>
        <w:rPr>
          <w:rFonts w:asciiTheme="minorEastAsia" w:eastAsiaTheme="minorEastAsia" w:hAnsiTheme="minorEastAsia"/>
          <w:sz w:val="24"/>
          <w:szCs w:val="24"/>
        </w:rPr>
      </w:pPr>
      <w:r>
        <w:rPr>
          <w:rFonts w:asciiTheme="minorEastAsia" w:eastAsiaTheme="minorEastAsia" w:hAnsiTheme="minorEastAsia" w:hint="eastAsia"/>
          <w:sz w:val="24"/>
          <w:szCs w:val="24"/>
        </w:rPr>
        <w:t>（十</w:t>
      </w:r>
      <w:ins w:id="34" w:author="xb21cn" w:date="2024-01-30T16:32:00Z">
        <w:r w:rsidR="002F3326">
          <w:rPr>
            <w:rFonts w:asciiTheme="minorEastAsia" w:eastAsiaTheme="minorEastAsia" w:hAnsiTheme="minorEastAsia" w:hint="eastAsia"/>
            <w:sz w:val="24"/>
            <w:szCs w:val="24"/>
          </w:rPr>
          <w:t>六</w:t>
        </w:r>
      </w:ins>
      <w:r>
        <w:rPr>
          <w:rFonts w:asciiTheme="minorEastAsia" w:eastAsiaTheme="minorEastAsia" w:hAnsiTheme="minorEastAsia" w:hint="eastAsia"/>
          <w:sz w:val="24"/>
          <w:szCs w:val="24"/>
        </w:rPr>
        <w:t>）</w:t>
      </w:r>
      <w:r w:rsidR="006E3B90" w:rsidRPr="00032245">
        <w:rPr>
          <w:rFonts w:asciiTheme="minorEastAsia" w:eastAsiaTheme="minorEastAsia" w:hAnsiTheme="minorEastAsia" w:hint="eastAsia"/>
          <w:sz w:val="24"/>
          <w:szCs w:val="24"/>
        </w:rPr>
        <w:t>公司章程规定的其他职权。</w:t>
      </w:r>
    </w:p>
    <w:p w14:paraId="3ABB0259"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股东</w:t>
      </w:r>
      <w:proofErr w:type="gramStart"/>
      <w:r w:rsidRPr="00032245">
        <w:rPr>
          <w:rFonts w:asciiTheme="minorEastAsia" w:eastAsiaTheme="minorEastAsia" w:hAnsiTheme="minorEastAsia" w:hint="eastAsia"/>
          <w:sz w:val="24"/>
          <w:szCs w:val="24"/>
        </w:rPr>
        <w:t>作出</w:t>
      </w:r>
      <w:proofErr w:type="gramEnd"/>
      <w:r w:rsidRPr="00032245">
        <w:rPr>
          <w:rFonts w:asciiTheme="minorEastAsia" w:eastAsiaTheme="minorEastAsia" w:hAnsiTheme="minorEastAsia" w:hint="eastAsia"/>
          <w:sz w:val="24"/>
          <w:szCs w:val="24"/>
        </w:rPr>
        <w:t>上述决定时，应当采用书面形式，并由股东签名后置备于公司。</w:t>
      </w:r>
    </w:p>
    <w:p w14:paraId="6488E7D0" w14:textId="5EFF8B47" w:rsidR="00817C78" w:rsidRPr="00032245" w:rsidRDefault="006E3B90" w:rsidP="0039764F">
      <w:pPr>
        <w:pStyle w:val="ad"/>
        <w:numPr>
          <w:ilvl w:val="0"/>
          <w:numId w:val="2"/>
        </w:numPr>
        <w:spacing w:afterLines="50" w:after="156" w:line="400" w:lineRule="exact"/>
        <w:ind w:left="0" w:firstLineChars="0" w:firstLine="0"/>
        <w:jc w:val="left"/>
      </w:pPr>
      <w:r w:rsidRPr="00A67B2E">
        <w:rPr>
          <w:rFonts w:asciiTheme="minorEastAsia" w:eastAsiaTheme="minorEastAsia" w:hAnsiTheme="minorEastAsia" w:hint="eastAsia"/>
          <w:color w:val="000000" w:themeColor="text1"/>
          <w:sz w:val="24"/>
          <w:szCs w:val="24"/>
        </w:rPr>
        <w:t>股东不能证明公司财产独立于股东自己的财产的，应当对公司债务承担</w:t>
      </w:r>
      <w:r w:rsidRPr="006845F5">
        <w:rPr>
          <w:rFonts w:asciiTheme="minorEastAsia" w:eastAsiaTheme="minorEastAsia" w:hAnsiTheme="minorEastAsia" w:hint="eastAsia"/>
          <w:color w:val="000000" w:themeColor="text1"/>
          <w:sz w:val="24"/>
          <w:szCs w:val="24"/>
        </w:rPr>
        <w:t>连带责任。</w:t>
      </w:r>
    </w:p>
    <w:p w14:paraId="7332162A" w14:textId="0C8F0A0C" w:rsidR="00886766" w:rsidRPr="00A67B2E" w:rsidRDefault="00A65A39" w:rsidP="00917894">
      <w:pPr>
        <w:pStyle w:val="ad"/>
        <w:numPr>
          <w:ilvl w:val="0"/>
          <w:numId w:val="4"/>
        </w:numPr>
        <w:spacing w:afterLines="50" w:after="156" w:line="400" w:lineRule="exact"/>
        <w:ind w:firstLineChars="0"/>
        <w:jc w:val="left"/>
        <w:rPr>
          <w:rFonts w:asciiTheme="minorEastAsia" w:eastAsiaTheme="minorEastAsia" w:hAnsiTheme="minorEastAsia"/>
          <w:b/>
          <w:bCs/>
          <w:sz w:val="24"/>
          <w:szCs w:val="24"/>
        </w:rPr>
      </w:pPr>
      <w:r>
        <w:rPr>
          <w:rFonts w:asciiTheme="minorEastAsia" w:eastAsiaTheme="minorEastAsia" w:hAnsiTheme="minorEastAsia" w:hint="eastAsia"/>
          <w:b/>
          <w:bCs/>
          <w:sz w:val="24"/>
          <w:szCs w:val="24"/>
        </w:rPr>
        <w:t>董事</w:t>
      </w:r>
      <w:r w:rsidR="006845F5">
        <w:rPr>
          <w:rFonts w:asciiTheme="minorEastAsia" w:eastAsiaTheme="minorEastAsia" w:hAnsiTheme="minorEastAsia" w:hint="eastAsia"/>
          <w:b/>
          <w:bCs/>
          <w:sz w:val="24"/>
          <w:szCs w:val="24"/>
        </w:rPr>
        <w:t>会</w:t>
      </w:r>
    </w:p>
    <w:p w14:paraId="669B2161" w14:textId="2B9CA69D" w:rsidR="005F1A5C" w:rsidRPr="00313640" w:rsidRDefault="005F1A5C" w:rsidP="005F1A5C">
      <w:pPr>
        <w:pStyle w:val="ad"/>
        <w:numPr>
          <w:ilvl w:val="0"/>
          <w:numId w:val="2"/>
        </w:numPr>
        <w:spacing w:afterLines="50" w:after="156" w:line="360" w:lineRule="exact"/>
        <w:ind w:left="0" w:firstLineChars="0" w:firstLine="0"/>
        <w:jc w:val="left"/>
        <w:rPr>
          <w:rFonts w:asciiTheme="minorEastAsia" w:eastAsiaTheme="minorEastAsia" w:hAnsiTheme="minorEastAsia"/>
          <w:color w:val="000000" w:themeColor="text1"/>
          <w:sz w:val="24"/>
          <w:szCs w:val="24"/>
        </w:rPr>
      </w:pPr>
      <w:r w:rsidRPr="00A67B2E">
        <w:rPr>
          <w:rFonts w:asciiTheme="minorEastAsia" w:eastAsiaTheme="minorEastAsia" w:hAnsiTheme="minorEastAsia" w:hint="eastAsia"/>
          <w:color w:val="000000" w:themeColor="text1"/>
          <w:sz w:val="24"/>
          <w:szCs w:val="24"/>
        </w:rPr>
        <w:t>公司设董事会，</w:t>
      </w:r>
      <w:r>
        <w:rPr>
          <w:rFonts w:asciiTheme="minorEastAsia" w:eastAsiaTheme="minorEastAsia" w:hAnsiTheme="minorEastAsia" w:hint="eastAsia"/>
          <w:color w:val="000000" w:themeColor="text1"/>
          <w:sz w:val="24"/>
          <w:szCs w:val="24"/>
        </w:rPr>
        <w:t>由</w:t>
      </w:r>
      <w:del w:id="35" w:author="凡 吴" w:date="2024-01-30T15:38:00Z">
        <w:r w:rsidR="00AF4218" w:rsidDel="00EC23B0">
          <w:rPr>
            <w:rFonts w:asciiTheme="minorEastAsia" w:eastAsiaTheme="minorEastAsia" w:hAnsiTheme="minorEastAsia" w:hint="eastAsia"/>
            <w:color w:val="000000" w:themeColor="text1"/>
            <w:sz w:val="24"/>
            <w:szCs w:val="24"/>
          </w:rPr>
          <w:delText>六</w:delText>
        </w:r>
      </w:del>
      <w:ins w:id="36" w:author="凡 吴" w:date="2024-01-30T15:38:00Z">
        <w:r w:rsidR="00EC23B0">
          <w:rPr>
            <w:rFonts w:asciiTheme="minorEastAsia" w:eastAsiaTheme="minorEastAsia" w:hAnsiTheme="minorEastAsia" w:hint="eastAsia"/>
            <w:color w:val="000000" w:themeColor="text1"/>
            <w:sz w:val="24"/>
            <w:szCs w:val="24"/>
          </w:rPr>
          <w:t>七</w:t>
        </w:r>
      </w:ins>
      <w:r>
        <w:rPr>
          <w:rFonts w:asciiTheme="minorEastAsia" w:eastAsiaTheme="minorEastAsia" w:hAnsiTheme="minorEastAsia" w:hint="eastAsia"/>
          <w:color w:val="000000" w:themeColor="text1"/>
          <w:sz w:val="24"/>
          <w:szCs w:val="24"/>
        </w:rPr>
        <w:t>（</w:t>
      </w:r>
      <w:del w:id="37" w:author="凡 吴" w:date="2024-01-30T15:38:00Z">
        <w:r w:rsidR="00AF4218" w:rsidDel="00EC23B0">
          <w:rPr>
            <w:rFonts w:asciiTheme="minorEastAsia" w:eastAsiaTheme="minorEastAsia" w:hAnsiTheme="minorEastAsia"/>
            <w:color w:val="000000" w:themeColor="text1"/>
            <w:sz w:val="24"/>
            <w:szCs w:val="24"/>
          </w:rPr>
          <w:delText>6</w:delText>
        </w:r>
      </w:del>
      <w:ins w:id="38" w:author="凡 吴" w:date="2024-01-30T15:38:00Z">
        <w:r w:rsidR="00EC23B0">
          <w:rPr>
            <w:rFonts w:asciiTheme="minorEastAsia" w:eastAsiaTheme="minorEastAsia" w:hAnsiTheme="minorEastAsia"/>
            <w:color w:val="000000" w:themeColor="text1"/>
            <w:sz w:val="24"/>
            <w:szCs w:val="24"/>
          </w:rPr>
          <w:t>7</w:t>
        </w:r>
      </w:ins>
      <w:r>
        <w:rPr>
          <w:rFonts w:asciiTheme="minorEastAsia" w:eastAsiaTheme="minorEastAsia" w:hAnsiTheme="minorEastAsia" w:hint="eastAsia"/>
          <w:color w:val="000000" w:themeColor="text1"/>
          <w:sz w:val="24"/>
          <w:szCs w:val="24"/>
        </w:rPr>
        <w:t>）</w:t>
      </w:r>
      <w:r w:rsidRPr="00A67B2E">
        <w:rPr>
          <w:rFonts w:asciiTheme="minorEastAsia" w:eastAsiaTheme="minorEastAsia" w:hAnsiTheme="minorEastAsia" w:hint="eastAsia"/>
          <w:color w:val="000000" w:themeColor="text1"/>
          <w:sz w:val="24"/>
          <w:szCs w:val="24"/>
        </w:rPr>
        <w:t>名</w:t>
      </w:r>
      <w:r>
        <w:rPr>
          <w:rFonts w:asciiTheme="minorEastAsia" w:eastAsiaTheme="minorEastAsia" w:hAnsiTheme="minorEastAsia" w:hint="eastAsia"/>
          <w:color w:val="000000" w:themeColor="text1"/>
          <w:sz w:val="24"/>
          <w:szCs w:val="24"/>
        </w:rPr>
        <w:t>董事组成，均由股东指派。</w:t>
      </w:r>
    </w:p>
    <w:p w14:paraId="685C7115" w14:textId="77777777" w:rsidR="005F1A5C" w:rsidRPr="00A67B2E" w:rsidRDefault="005F1A5C" w:rsidP="005F1A5C">
      <w:pPr>
        <w:pStyle w:val="ad"/>
        <w:numPr>
          <w:ilvl w:val="0"/>
          <w:numId w:val="2"/>
        </w:numPr>
        <w:spacing w:afterLines="50" w:after="156" w:line="360" w:lineRule="exact"/>
        <w:ind w:left="0" w:firstLineChars="0" w:firstLine="0"/>
        <w:jc w:val="left"/>
        <w:rPr>
          <w:rFonts w:asciiTheme="minorEastAsia" w:eastAsiaTheme="minorEastAsia" w:hAnsiTheme="minorEastAsia"/>
          <w:color w:val="000000" w:themeColor="text1"/>
          <w:sz w:val="24"/>
          <w:szCs w:val="24"/>
        </w:rPr>
      </w:pPr>
      <w:r w:rsidRPr="00A67B2E">
        <w:rPr>
          <w:rFonts w:asciiTheme="minorEastAsia" w:eastAsiaTheme="minorEastAsia" w:hAnsiTheme="minorEastAsia" w:hint="eastAsia"/>
          <w:color w:val="000000" w:themeColor="text1"/>
          <w:sz w:val="24"/>
          <w:szCs w:val="24"/>
        </w:rPr>
        <w:t>董事会设董事长一人，</w:t>
      </w:r>
      <w:r>
        <w:rPr>
          <w:rFonts w:asciiTheme="minorEastAsia" w:eastAsiaTheme="minorEastAsia" w:hAnsiTheme="minorEastAsia" w:hint="eastAsia"/>
          <w:color w:val="000000" w:themeColor="text1"/>
          <w:sz w:val="24"/>
          <w:szCs w:val="24"/>
        </w:rPr>
        <w:t>由股东指定一名</w:t>
      </w:r>
      <w:r w:rsidRPr="00A67B2E">
        <w:rPr>
          <w:rFonts w:asciiTheme="minorEastAsia" w:eastAsiaTheme="minorEastAsia" w:hAnsiTheme="minorEastAsia" w:hint="eastAsia"/>
          <w:color w:val="000000" w:themeColor="text1"/>
          <w:sz w:val="24"/>
          <w:szCs w:val="24"/>
        </w:rPr>
        <w:t>董事担任。</w:t>
      </w:r>
    </w:p>
    <w:p w14:paraId="3D6B3395" w14:textId="77777777" w:rsidR="005F1A5C" w:rsidRPr="00A67B2E" w:rsidRDefault="005F1A5C" w:rsidP="005F1A5C">
      <w:pPr>
        <w:pStyle w:val="ad"/>
        <w:numPr>
          <w:ilvl w:val="0"/>
          <w:numId w:val="2"/>
        </w:numPr>
        <w:spacing w:afterLines="50" w:after="156" w:line="360" w:lineRule="exact"/>
        <w:ind w:left="0" w:firstLineChars="0" w:firstLine="0"/>
        <w:jc w:val="left"/>
        <w:rPr>
          <w:rFonts w:asciiTheme="minorEastAsia" w:eastAsiaTheme="minorEastAsia" w:hAnsiTheme="minorEastAsia"/>
          <w:color w:val="000000" w:themeColor="text1"/>
          <w:sz w:val="24"/>
          <w:szCs w:val="24"/>
        </w:rPr>
      </w:pPr>
      <w:r w:rsidRPr="00A67B2E">
        <w:rPr>
          <w:rFonts w:asciiTheme="minorEastAsia" w:eastAsiaTheme="minorEastAsia" w:hAnsiTheme="minorEastAsia" w:hint="eastAsia"/>
          <w:color w:val="000000" w:themeColor="text1"/>
          <w:sz w:val="24"/>
          <w:szCs w:val="24"/>
        </w:rPr>
        <w:t>董事任期三（3）年，任期届满，可连选连任。董事任期届满未及时改选，或者董事在任期内辞职导致董事会成员低于法定人数的，在改选出的董事就任前，原董事仍应当依照法律、行政法规和公司章程的规定，履行董事职务。</w:t>
      </w:r>
    </w:p>
    <w:p w14:paraId="54A6A5C2" w14:textId="77777777" w:rsidR="005F1A5C" w:rsidRDefault="005F1A5C" w:rsidP="005F1A5C">
      <w:pPr>
        <w:widowControl w:val="0"/>
        <w:numPr>
          <w:ilvl w:val="0"/>
          <w:numId w:val="2"/>
        </w:numPr>
        <w:tabs>
          <w:tab w:val="left" w:pos="1418"/>
        </w:tabs>
        <w:adjustRightInd w:val="0"/>
        <w:snapToGrid w:val="0"/>
        <w:spacing w:beforeLines="50" w:before="156" w:afterLines="50" w:after="156" w:line="400" w:lineRule="exact"/>
        <w:ind w:left="0" w:firstLine="0"/>
        <w:rPr>
          <w:rFonts w:ascii="宋体" w:hAnsi="宋体"/>
          <w:sz w:val="24"/>
          <w:szCs w:val="24"/>
        </w:rPr>
      </w:pPr>
      <w:r>
        <w:rPr>
          <w:rFonts w:ascii="宋体" w:hAnsi="宋体" w:hint="eastAsia"/>
          <w:sz w:val="24"/>
          <w:szCs w:val="24"/>
        </w:rPr>
        <w:t>公司召开定期董事会会议，应当于会议召开五日前通知全体董事，情况紧急时，不受前款通知时间的限制，除非有董事提出书面异议。</w:t>
      </w:r>
    </w:p>
    <w:p w14:paraId="1831DA06" w14:textId="524F6975" w:rsidR="005F1A5C" w:rsidRDefault="005F1A5C" w:rsidP="005F1A5C">
      <w:pPr>
        <w:widowControl w:val="0"/>
        <w:numPr>
          <w:ilvl w:val="0"/>
          <w:numId w:val="2"/>
        </w:numPr>
        <w:tabs>
          <w:tab w:val="left" w:pos="1418"/>
        </w:tabs>
        <w:adjustRightInd w:val="0"/>
        <w:snapToGrid w:val="0"/>
        <w:spacing w:beforeLines="50" w:before="156" w:afterLines="50" w:after="156" w:line="400" w:lineRule="exact"/>
        <w:ind w:left="0" w:firstLine="0"/>
        <w:rPr>
          <w:rFonts w:ascii="宋体" w:hAnsi="宋体"/>
          <w:sz w:val="24"/>
          <w:szCs w:val="24"/>
        </w:rPr>
      </w:pPr>
      <w:r>
        <w:rPr>
          <w:rFonts w:ascii="宋体" w:hAnsi="宋体" w:hint="eastAsia"/>
          <w:sz w:val="24"/>
          <w:szCs w:val="24"/>
        </w:rPr>
        <w:t>董事长或任何</w:t>
      </w:r>
      <w:r w:rsidR="00AF4218">
        <w:rPr>
          <w:rFonts w:ascii="宋体" w:hAnsi="宋体" w:hint="eastAsia"/>
          <w:sz w:val="24"/>
          <w:szCs w:val="24"/>
        </w:rPr>
        <w:t>四</w:t>
      </w:r>
      <w:r>
        <w:rPr>
          <w:rFonts w:ascii="宋体" w:hAnsi="宋体" w:hint="eastAsia"/>
          <w:sz w:val="24"/>
          <w:szCs w:val="24"/>
        </w:rPr>
        <w:t>（</w:t>
      </w:r>
      <w:r w:rsidR="00AF4218">
        <w:rPr>
          <w:rFonts w:ascii="宋体" w:hAnsi="宋体"/>
          <w:sz w:val="24"/>
          <w:szCs w:val="24"/>
        </w:rPr>
        <w:t>4</w:t>
      </w:r>
      <w:r>
        <w:rPr>
          <w:rFonts w:ascii="宋体" w:hAnsi="宋体" w:hint="eastAsia"/>
          <w:sz w:val="24"/>
          <w:szCs w:val="24"/>
        </w:rPr>
        <w:t>）名董事联合有权提议召开临时董事会会议，但至少应于临时董事会会议召开前一日通知全体董事。</w:t>
      </w:r>
    </w:p>
    <w:p w14:paraId="4B85C3CA" w14:textId="121D6F28" w:rsidR="005F1A5C" w:rsidRDefault="005F1A5C" w:rsidP="005F1A5C">
      <w:pPr>
        <w:widowControl w:val="0"/>
        <w:numPr>
          <w:ilvl w:val="0"/>
          <w:numId w:val="2"/>
        </w:numPr>
        <w:tabs>
          <w:tab w:val="left" w:pos="1418"/>
        </w:tabs>
        <w:adjustRightInd w:val="0"/>
        <w:snapToGrid w:val="0"/>
        <w:spacing w:beforeLines="50" w:before="156" w:afterLines="50" w:after="156" w:line="400" w:lineRule="exact"/>
        <w:rPr>
          <w:rFonts w:ascii="宋体" w:hAnsi="宋体"/>
          <w:sz w:val="24"/>
          <w:szCs w:val="24"/>
        </w:rPr>
      </w:pPr>
      <w:r>
        <w:rPr>
          <w:rFonts w:ascii="宋体" w:hAnsi="宋体" w:hint="eastAsia"/>
          <w:sz w:val="24"/>
          <w:szCs w:val="24"/>
        </w:rPr>
        <w:t>董事会会议的最低出席人数为</w:t>
      </w:r>
      <w:r w:rsidR="00AF4218">
        <w:rPr>
          <w:rFonts w:ascii="宋体" w:hAnsi="宋体" w:hint="eastAsia"/>
          <w:sz w:val="24"/>
          <w:szCs w:val="24"/>
        </w:rPr>
        <w:t>四</w:t>
      </w:r>
      <w:r>
        <w:rPr>
          <w:rFonts w:ascii="宋体" w:hAnsi="宋体" w:hint="eastAsia"/>
          <w:sz w:val="24"/>
          <w:szCs w:val="24"/>
        </w:rPr>
        <w:t>（</w:t>
      </w:r>
      <w:r w:rsidR="00AF4218">
        <w:rPr>
          <w:rFonts w:ascii="宋体" w:hAnsi="宋体"/>
          <w:sz w:val="24"/>
          <w:szCs w:val="24"/>
        </w:rPr>
        <w:t>4</w:t>
      </w:r>
      <w:r>
        <w:rPr>
          <w:rFonts w:ascii="宋体" w:hAnsi="宋体" w:hint="eastAsia"/>
          <w:sz w:val="24"/>
          <w:szCs w:val="24"/>
        </w:rPr>
        <w:t>）人。</w:t>
      </w:r>
    </w:p>
    <w:p w14:paraId="65B4EB48" w14:textId="0E393E2E" w:rsidR="005F1A5C" w:rsidRDefault="005F1A5C" w:rsidP="005F1A5C">
      <w:pPr>
        <w:widowControl w:val="0"/>
        <w:numPr>
          <w:ilvl w:val="0"/>
          <w:numId w:val="2"/>
        </w:numPr>
        <w:tabs>
          <w:tab w:val="left" w:pos="1418"/>
        </w:tabs>
        <w:adjustRightInd w:val="0"/>
        <w:snapToGrid w:val="0"/>
        <w:spacing w:beforeLines="50" w:before="156" w:afterLines="50" w:after="156" w:line="400" w:lineRule="exact"/>
        <w:ind w:left="0" w:firstLine="0"/>
        <w:rPr>
          <w:rFonts w:ascii="宋体" w:hAnsi="宋体"/>
          <w:sz w:val="24"/>
          <w:szCs w:val="24"/>
        </w:rPr>
      </w:pPr>
      <w:r>
        <w:rPr>
          <w:rFonts w:ascii="宋体" w:hAnsi="宋体" w:hint="eastAsia"/>
          <w:sz w:val="24"/>
          <w:szCs w:val="24"/>
        </w:rPr>
        <w:t>董事会决议的表决，实行一人一票。公司就以下事项做出的董事会决议需经全体董事二分之一以上的董事同意方为有效并可实施，且所作的决定应</w:t>
      </w:r>
      <w:proofErr w:type="gramStart"/>
      <w:r>
        <w:rPr>
          <w:rFonts w:ascii="宋体" w:hAnsi="宋体" w:hint="eastAsia"/>
          <w:sz w:val="24"/>
          <w:szCs w:val="24"/>
        </w:rPr>
        <w:t>作成</w:t>
      </w:r>
      <w:proofErr w:type="gramEnd"/>
      <w:r>
        <w:rPr>
          <w:rFonts w:ascii="宋体" w:hAnsi="宋体" w:hint="eastAsia"/>
          <w:sz w:val="24"/>
          <w:szCs w:val="24"/>
        </w:rPr>
        <w:t>会议记录，出席会议的董事应当在会议记录上签名。</w:t>
      </w:r>
    </w:p>
    <w:p w14:paraId="68B30D42" w14:textId="77777777" w:rsidR="005F1A5C" w:rsidRPr="00A67B2E" w:rsidRDefault="005F1A5C" w:rsidP="005F1A5C">
      <w:pPr>
        <w:pStyle w:val="ad"/>
        <w:widowControl w:val="0"/>
        <w:numPr>
          <w:ilvl w:val="0"/>
          <w:numId w:val="7"/>
        </w:numPr>
        <w:spacing w:line="440" w:lineRule="exact"/>
        <w:ind w:firstLineChars="0" w:hanging="914"/>
        <w:rPr>
          <w:rFonts w:ascii="宋体" w:hAnsi="宋体" w:cs="宋体"/>
          <w:color w:val="000000"/>
          <w:sz w:val="25"/>
          <w:u w:color="218FC4"/>
        </w:rPr>
      </w:pPr>
      <w:r w:rsidRPr="00A67B2E">
        <w:rPr>
          <w:rFonts w:ascii="宋体" w:hAnsi="宋体" w:cs="宋体"/>
          <w:color w:val="000000"/>
          <w:sz w:val="25"/>
          <w:u w:color="218FC4"/>
        </w:rPr>
        <w:t>决定公司的经营计划和投资方案；</w:t>
      </w:r>
    </w:p>
    <w:p w14:paraId="38109097" w14:textId="77777777" w:rsidR="005F1A5C" w:rsidRDefault="005F1A5C" w:rsidP="005F1A5C">
      <w:pPr>
        <w:pStyle w:val="ad"/>
        <w:widowControl w:val="0"/>
        <w:numPr>
          <w:ilvl w:val="0"/>
          <w:numId w:val="7"/>
        </w:numPr>
        <w:spacing w:line="440" w:lineRule="exact"/>
        <w:ind w:firstLineChars="0" w:hanging="914"/>
        <w:rPr>
          <w:rFonts w:ascii="宋体" w:hAnsi="宋体" w:cs="宋体"/>
          <w:color w:val="000000"/>
          <w:sz w:val="25"/>
          <w:u w:color="218FC4"/>
        </w:rPr>
      </w:pPr>
      <w:r>
        <w:rPr>
          <w:rFonts w:ascii="宋体" w:hAnsi="宋体" w:cs="宋体"/>
          <w:color w:val="000000"/>
          <w:sz w:val="25"/>
          <w:u w:color="218FC4"/>
        </w:rPr>
        <w:t>制订公司的年度财务预算方案、决算方案；</w:t>
      </w:r>
    </w:p>
    <w:p w14:paraId="6E87D51B" w14:textId="77777777" w:rsidR="005F1A5C" w:rsidRDefault="005F1A5C" w:rsidP="005F1A5C">
      <w:pPr>
        <w:pStyle w:val="ad"/>
        <w:widowControl w:val="0"/>
        <w:numPr>
          <w:ilvl w:val="0"/>
          <w:numId w:val="7"/>
        </w:numPr>
        <w:spacing w:line="440" w:lineRule="exact"/>
        <w:ind w:firstLineChars="0" w:hanging="914"/>
        <w:rPr>
          <w:rFonts w:ascii="宋体" w:hAnsi="宋体" w:cs="宋体"/>
          <w:color w:val="000000"/>
          <w:sz w:val="25"/>
          <w:u w:color="218FC4"/>
        </w:rPr>
      </w:pPr>
      <w:r>
        <w:rPr>
          <w:rFonts w:ascii="宋体" w:hAnsi="宋体" w:cs="宋体"/>
          <w:color w:val="000000"/>
          <w:sz w:val="25"/>
          <w:u w:color="218FC4"/>
        </w:rPr>
        <w:lastRenderedPageBreak/>
        <w:t>制订公司的利润分配方案和弥补亏损方案；</w:t>
      </w:r>
    </w:p>
    <w:p w14:paraId="6C076E5B" w14:textId="77777777" w:rsidR="005F1A5C" w:rsidRDefault="005F1A5C" w:rsidP="005F1A5C">
      <w:pPr>
        <w:pStyle w:val="ad"/>
        <w:widowControl w:val="0"/>
        <w:numPr>
          <w:ilvl w:val="0"/>
          <w:numId w:val="7"/>
        </w:numPr>
        <w:spacing w:line="440" w:lineRule="exact"/>
        <w:ind w:firstLineChars="0" w:hanging="914"/>
        <w:rPr>
          <w:rFonts w:ascii="宋体" w:hAnsi="宋体" w:cs="宋体"/>
          <w:color w:val="000000"/>
          <w:sz w:val="25"/>
          <w:u w:color="218FC4"/>
        </w:rPr>
      </w:pPr>
      <w:r>
        <w:rPr>
          <w:rFonts w:ascii="宋体" w:hAnsi="宋体" w:cs="宋体"/>
          <w:color w:val="000000"/>
          <w:sz w:val="25"/>
          <w:u w:color="218FC4"/>
        </w:rPr>
        <w:t>制订公司增加或者减少注册资本以及发行公司债券的方案；</w:t>
      </w:r>
    </w:p>
    <w:p w14:paraId="74219B82" w14:textId="77777777" w:rsidR="005F1A5C" w:rsidRDefault="005F1A5C" w:rsidP="005F1A5C">
      <w:pPr>
        <w:pStyle w:val="ad"/>
        <w:widowControl w:val="0"/>
        <w:numPr>
          <w:ilvl w:val="0"/>
          <w:numId w:val="7"/>
        </w:numPr>
        <w:spacing w:line="440" w:lineRule="exact"/>
        <w:ind w:firstLineChars="0" w:hanging="914"/>
        <w:rPr>
          <w:rFonts w:ascii="宋体" w:hAnsi="宋体" w:cs="宋体"/>
          <w:color w:val="000000"/>
          <w:sz w:val="25"/>
          <w:u w:color="218FC4"/>
        </w:rPr>
      </w:pPr>
      <w:r>
        <w:rPr>
          <w:rFonts w:ascii="宋体" w:hAnsi="宋体" w:cs="宋体"/>
          <w:color w:val="000000"/>
          <w:sz w:val="25"/>
          <w:u w:color="218FC4"/>
        </w:rPr>
        <w:t>制订公司合并、分立、解散或者变更公司形式的方案；</w:t>
      </w:r>
    </w:p>
    <w:p w14:paraId="4857AD35" w14:textId="77777777" w:rsidR="005F1A5C" w:rsidRDefault="005F1A5C" w:rsidP="005F1A5C">
      <w:pPr>
        <w:pStyle w:val="ad"/>
        <w:widowControl w:val="0"/>
        <w:numPr>
          <w:ilvl w:val="0"/>
          <w:numId w:val="7"/>
        </w:numPr>
        <w:spacing w:line="440" w:lineRule="exact"/>
        <w:ind w:firstLineChars="0" w:hanging="914"/>
        <w:rPr>
          <w:rFonts w:ascii="宋体" w:hAnsi="宋体" w:cs="宋体"/>
          <w:color w:val="000000"/>
          <w:sz w:val="25"/>
          <w:u w:color="218FC4"/>
        </w:rPr>
      </w:pPr>
      <w:r>
        <w:rPr>
          <w:rFonts w:ascii="宋体" w:hAnsi="宋体" w:cs="宋体"/>
          <w:color w:val="000000"/>
          <w:sz w:val="25"/>
          <w:u w:color="218FC4"/>
        </w:rPr>
        <w:t>决定公司内部管理机构的设置；</w:t>
      </w:r>
    </w:p>
    <w:p w14:paraId="669CA225" w14:textId="186CC2F2" w:rsidR="005F1A5C" w:rsidRDefault="005F1A5C" w:rsidP="005F1A5C">
      <w:pPr>
        <w:pStyle w:val="ad"/>
        <w:widowControl w:val="0"/>
        <w:numPr>
          <w:ilvl w:val="0"/>
          <w:numId w:val="7"/>
        </w:numPr>
        <w:spacing w:line="440" w:lineRule="exact"/>
        <w:ind w:firstLineChars="0" w:hanging="914"/>
        <w:rPr>
          <w:rFonts w:ascii="宋体" w:hAnsi="宋体" w:cs="宋体"/>
          <w:color w:val="000000"/>
          <w:sz w:val="25"/>
          <w:u w:color="218FC4"/>
        </w:rPr>
      </w:pPr>
      <w:r w:rsidRPr="00A67B2E">
        <w:rPr>
          <w:rFonts w:ascii="宋体" w:hAnsi="宋体" w:cs="宋体"/>
          <w:color w:val="000000"/>
          <w:sz w:val="25"/>
          <w:u w:color="218FC4"/>
        </w:rPr>
        <w:t>决定聘任或者解聘公司经理</w:t>
      </w:r>
      <w:r w:rsidR="0080298E">
        <w:rPr>
          <w:rFonts w:ascii="宋体" w:hAnsi="宋体" w:cs="宋体" w:hint="eastAsia"/>
          <w:color w:val="000000"/>
          <w:sz w:val="25"/>
          <w:u w:color="218FC4"/>
        </w:rPr>
        <w:t>、财务负责人</w:t>
      </w:r>
      <w:r w:rsidRPr="00A67B2E">
        <w:rPr>
          <w:rFonts w:ascii="宋体" w:hAnsi="宋体" w:cs="宋体"/>
          <w:color w:val="000000"/>
          <w:sz w:val="25"/>
          <w:u w:color="218FC4"/>
        </w:rPr>
        <w:t>及其报酬事项，并根据经理的提名决定聘任或者解聘公司副经理及其报酬事项；</w:t>
      </w:r>
    </w:p>
    <w:p w14:paraId="220541C1" w14:textId="7814E29E" w:rsidR="005F1A5C" w:rsidRDefault="005F1A5C" w:rsidP="005F1A5C">
      <w:pPr>
        <w:pStyle w:val="ad"/>
        <w:widowControl w:val="0"/>
        <w:numPr>
          <w:ilvl w:val="0"/>
          <w:numId w:val="7"/>
        </w:numPr>
        <w:spacing w:line="440" w:lineRule="exact"/>
        <w:ind w:firstLineChars="0" w:hanging="914"/>
        <w:rPr>
          <w:rFonts w:ascii="宋体" w:hAnsi="宋体" w:cs="宋体"/>
          <w:color w:val="000000"/>
          <w:sz w:val="25"/>
          <w:u w:color="218FC4"/>
        </w:rPr>
      </w:pPr>
      <w:r>
        <w:rPr>
          <w:rFonts w:ascii="宋体" w:hAnsi="宋体" w:cs="宋体"/>
          <w:color w:val="000000"/>
          <w:sz w:val="25"/>
          <w:u w:color="218FC4"/>
        </w:rPr>
        <w:t>制定公司的基本管理制度</w:t>
      </w:r>
      <w:r w:rsidR="006845F5">
        <w:rPr>
          <w:rFonts w:ascii="宋体" w:hAnsi="宋体" w:cs="宋体" w:hint="eastAsia"/>
          <w:color w:val="000000"/>
          <w:sz w:val="25"/>
          <w:u w:color="218FC4"/>
        </w:rPr>
        <w:t>；</w:t>
      </w:r>
    </w:p>
    <w:p w14:paraId="1E4DFA45" w14:textId="77777777" w:rsidR="006845F5" w:rsidRPr="004D5B66" w:rsidRDefault="006845F5" w:rsidP="006845F5">
      <w:pPr>
        <w:pStyle w:val="ad"/>
        <w:widowControl w:val="0"/>
        <w:numPr>
          <w:ilvl w:val="0"/>
          <w:numId w:val="7"/>
        </w:numPr>
        <w:spacing w:line="440" w:lineRule="exact"/>
        <w:ind w:firstLineChars="0" w:hanging="914"/>
        <w:rPr>
          <w:rFonts w:ascii="宋体" w:hAnsi="宋体" w:cs="宋体"/>
          <w:color w:val="000000"/>
          <w:sz w:val="25"/>
          <w:u w:color="218FC4"/>
        </w:rPr>
      </w:pPr>
      <w:r w:rsidRPr="004D5B66">
        <w:rPr>
          <w:rFonts w:ascii="宋体" w:hAnsi="宋体" w:hint="eastAsia"/>
          <w:sz w:val="24"/>
          <w:szCs w:val="24"/>
        </w:rPr>
        <w:t>决定公司</w:t>
      </w:r>
      <w:r w:rsidRPr="004D5B66">
        <w:rPr>
          <w:rFonts w:ascii="宋体" w:hAnsi="宋体"/>
          <w:sz w:val="24"/>
          <w:szCs w:val="24"/>
        </w:rPr>
        <w:t>在</w:t>
      </w:r>
      <w:r w:rsidRPr="004D5B66">
        <w:rPr>
          <w:rFonts w:ascii="宋体" w:hAnsi="宋体" w:hint="eastAsia"/>
          <w:sz w:val="24"/>
          <w:szCs w:val="24"/>
        </w:rPr>
        <w:t>年度</w:t>
      </w:r>
      <w:r w:rsidRPr="004D5B66">
        <w:rPr>
          <w:rFonts w:ascii="宋体" w:hAnsi="宋体"/>
          <w:sz w:val="24"/>
          <w:szCs w:val="24"/>
        </w:rPr>
        <w:t>经营</w:t>
      </w:r>
      <w:r w:rsidRPr="004D5B66">
        <w:rPr>
          <w:rFonts w:ascii="宋体" w:hAnsi="宋体" w:hint="eastAsia"/>
          <w:sz w:val="24"/>
          <w:szCs w:val="24"/>
        </w:rPr>
        <w:t>计划</w:t>
      </w:r>
      <w:r w:rsidRPr="004D5B66">
        <w:rPr>
          <w:rFonts w:ascii="宋体" w:hAnsi="宋体"/>
          <w:sz w:val="24"/>
          <w:szCs w:val="24"/>
        </w:rPr>
        <w:t>或</w:t>
      </w:r>
      <w:r w:rsidRPr="004D5B66">
        <w:rPr>
          <w:rFonts w:ascii="宋体" w:hAnsi="宋体" w:hint="eastAsia"/>
          <w:sz w:val="24"/>
          <w:szCs w:val="24"/>
        </w:rPr>
        <w:t>财务</w:t>
      </w:r>
      <w:r w:rsidRPr="004D5B66">
        <w:rPr>
          <w:rFonts w:ascii="宋体" w:hAnsi="宋体"/>
          <w:sz w:val="24"/>
          <w:szCs w:val="24"/>
        </w:rPr>
        <w:t>预算以外</w:t>
      </w:r>
      <w:r w:rsidRPr="004D5B66">
        <w:rPr>
          <w:rFonts w:ascii="宋体" w:hAnsi="宋体" w:hint="eastAsia"/>
          <w:sz w:val="24"/>
          <w:szCs w:val="24"/>
        </w:rPr>
        <w:t>的借款或债权融资（需要股东会决议通过的除外）</w:t>
      </w:r>
      <w:r w:rsidRPr="004D5B66">
        <w:rPr>
          <w:rFonts w:ascii="宋体" w:hAnsi="宋体"/>
          <w:sz w:val="24"/>
          <w:szCs w:val="24"/>
        </w:rPr>
        <w:t>；</w:t>
      </w:r>
    </w:p>
    <w:p w14:paraId="3086FCD6" w14:textId="4E846B7A" w:rsidR="006845F5" w:rsidRPr="0080298E" w:rsidRDefault="006845F5" w:rsidP="006845F5">
      <w:pPr>
        <w:pStyle w:val="ad"/>
        <w:widowControl w:val="0"/>
        <w:numPr>
          <w:ilvl w:val="0"/>
          <w:numId w:val="7"/>
        </w:numPr>
        <w:spacing w:line="440" w:lineRule="exact"/>
        <w:ind w:firstLineChars="0" w:hanging="914"/>
        <w:rPr>
          <w:rFonts w:ascii="宋体" w:hAnsi="宋体" w:cs="宋体"/>
          <w:color w:val="000000"/>
          <w:sz w:val="25"/>
          <w:u w:color="218FC4"/>
        </w:rPr>
      </w:pPr>
      <w:r w:rsidRPr="004D5B66">
        <w:rPr>
          <w:rFonts w:ascii="宋体" w:hAnsi="宋体" w:hint="eastAsia"/>
          <w:sz w:val="24"/>
          <w:szCs w:val="24"/>
        </w:rPr>
        <w:t>决定公司出售或转让不超过人</w:t>
      </w:r>
      <w:r w:rsidRPr="0080298E">
        <w:rPr>
          <w:rFonts w:ascii="宋体" w:hAnsi="宋体" w:hint="eastAsia"/>
          <w:sz w:val="24"/>
          <w:szCs w:val="24"/>
        </w:rPr>
        <w:t>民币</w:t>
      </w:r>
      <w:r w:rsidR="00981460" w:rsidRPr="00F62EFE">
        <w:rPr>
          <w:rFonts w:ascii="宋体" w:hAnsi="宋体"/>
          <w:sz w:val="24"/>
          <w:szCs w:val="24"/>
        </w:rPr>
        <w:t>3</w:t>
      </w:r>
      <w:r w:rsidR="00605EED" w:rsidRPr="00F62EFE">
        <w:rPr>
          <w:rFonts w:ascii="宋体" w:hAnsi="宋体"/>
          <w:sz w:val="24"/>
          <w:szCs w:val="24"/>
        </w:rPr>
        <w:t>00</w:t>
      </w:r>
      <w:r w:rsidRPr="0080298E">
        <w:rPr>
          <w:rFonts w:ascii="宋体" w:hAnsi="宋体" w:hint="eastAsia"/>
          <w:sz w:val="24"/>
          <w:szCs w:val="24"/>
        </w:rPr>
        <w:t>万元</w:t>
      </w:r>
      <w:r w:rsidR="00605EED" w:rsidRPr="0080298E">
        <w:rPr>
          <w:rFonts w:ascii="宋体" w:hAnsi="宋体" w:hint="eastAsia"/>
          <w:sz w:val="24"/>
          <w:szCs w:val="24"/>
        </w:rPr>
        <w:t>人民币</w:t>
      </w:r>
      <w:r w:rsidRPr="0080298E">
        <w:rPr>
          <w:rFonts w:ascii="宋体" w:hAnsi="宋体" w:hint="eastAsia"/>
          <w:sz w:val="24"/>
          <w:szCs w:val="24"/>
        </w:rPr>
        <w:t>的资产；</w:t>
      </w:r>
    </w:p>
    <w:p w14:paraId="338E39D4" w14:textId="549E12BF" w:rsidR="006845F5" w:rsidRPr="004D5B66" w:rsidRDefault="006845F5" w:rsidP="006845F5">
      <w:pPr>
        <w:pStyle w:val="ad"/>
        <w:widowControl w:val="0"/>
        <w:numPr>
          <w:ilvl w:val="0"/>
          <w:numId w:val="7"/>
        </w:numPr>
        <w:spacing w:line="440" w:lineRule="exact"/>
        <w:ind w:firstLineChars="0" w:hanging="914"/>
        <w:rPr>
          <w:rFonts w:ascii="宋体" w:hAnsi="宋体" w:cs="宋体"/>
          <w:color w:val="000000"/>
          <w:sz w:val="25"/>
          <w:u w:color="218FC4"/>
        </w:rPr>
      </w:pPr>
      <w:r w:rsidRPr="0080298E">
        <w:rPr>
          <w:rFonts w:ascii="宋体" w:hAnsi="宋体" w:hint="eastAsia"/>
          <w:sz w:val="24"/>
          <w:szCs w:val="24"/>
        </w:rPr>
        <w:t>决定公司不超过</w:t>
      </w:r>
      <w:r w:rsidR="00981460" w:rsidRPr="00F62EFE">
        <w:rPr>
          <w:rFonts w:ascii="宋体" w:hAnsi="宋体"/>
          <w:sz w:val="24"/>
          <w:szCs w:val="24"/>
        </w:rPr>
        <w:t>3</w:t>
      </w:r>
      <w:r w:rsidR="00605EED" w:rsidRPr="00F62EFE">
        <w:rPr>
          <w:rFonts w:ascii="宋体" w:hAnsi="宋体"/>
          <w:sz w:val="24"/>
          <w:szCs w:val="24"/>
        </w:rPr>
        <w:t>00</w:t>
      </w:r>
      <w:r w:rsidRPr="0080298E">
        <w:rPr>
          <w:rFonts w:ascii="宋体" w:hAnsi="宋体" w:hint="eastAsia"/>
          <w:sz w:val="24"/>
          <w:szCs w:val="24"/>
        </w:rPr>
        <w:t>万元人民币</w:t>
      </w:r>
      <w:r w:rsidRPr="004D5B66">
        <w:rPr>
          <w:rFonts w:ascii="宋体" w:hAnsi="宋体" w:hint="eastAsia"/>
          <w:sz w:val="24"/>
          <w:szCs w:val="24"/>
        </w:rPr>
        <w:t>的对外投资</w:t>
      </w:r>
      <w:r w:rsidR="00605EED">
        <w:rPr>
          <w:rFonts w:ascii="宋体" w:hAnsi="宋体" w:hint="eastAsia"/>
          <w:sz w:val="24"/>
          <w:szCs w:val="24"/>
        </w:rPr>
        <w:t>；以及</w:t>
      </w:r>
    </w:p>
    <w:p w14:paraId="3521312C" w14:textId="0E5B1C00" w:rsidR="00605EED" w:rsidRPr="004D5B66" w:rsidRDefault="00605EED" w:rsidP="004D5B66">
      <w:pPr>
        <w:pStyle w:val="ad"/>
        <w:widowControl w:val="0"/>
        <w:numPr>
          <w:ilvl w:val="0"/>
          <w:numId w:val="7"/>
        </w:numPr>
        <w:spacing w:line="440" w:lineRule="exact"/>
        <w:ind w:firstLineChars="0" w:hanging="914"/>
        <w:rPr>
          <w:rFonts w:ascii="宋体" w:hAnsi="宋体" w:cs="宋体"/>
          <w:color w:val="000000"/>
          <w:sz w:val="25"/>
          <w:u w:color="218FC4"/>
        </w:rPr>
      </w:pPr>
      <w:r>
        <w:rPr>
          <w:rFonts w:ascii="宋体" w:hAnsi="宋体" w:hint="eastAsia"/>
          <w:sz w:val="24"/>
          <w:szCs w:val="24"/>
        </w:rPr>
        <w:t>董事会享有的其他职权。</w:t>
      </w:r>
    </w:p>
    <w:p w14:paraId="3EB85A90" w14:textId="77777777" w:rsidR="005F1A5C" w:rsidRDefault="005F1A5C" w:rsidP="005F1A5C">
      <w:pPr>
        <w:widowControl w:val="0"/>
        <w:numPr>
          <w:ilvl w:val="0"/>
          <w:numId w:val="2"/>
        </w:numPr>
        <w:tabs>
          <w:tab w:val="left" w:pos="1418"/>
        </w:tabs>
        <w:adjustRightInd w:val="0"/>
        <w:snapToGrid w:val="0"/>
        <w:spacing w:beforeLines="50" w:before="156" w:afterLines="50" w:after="156" w:line="400" w:lineRule="exact"/>
        <w:ind w:left="0" w:firstLine="0"/>
        <w:rPr>
          <w:rFonts w:ascii="宋体" w:hAnsi="宋体"/>
          <w:sz w:val="24"/>
          <w:szCs w:val="24"/>
        </w:rPr>
      </w:pPr>
      <w:r>
        <w:rPr>
          <w:rFonts w:ascii="宋体" w:hAnsi="宋体" w:hint="eastAsia"/>
          <w:sz w:val="24"/>
          <w:szCs w:val="24"/>
        </w:rPr>
        <w:t>董事会会议由董事长召集和主持。</w:t>
      </w:r>
    </w:p>
    <w:p w14:paraId="41770ACC" w14:textId="77777777" w:rsidR="005F1A5C" w:rsidRDefault="005F1A5C" w:rsidP="005F1A5C">
      <w:pPr>
        <w:widowControl w:val="0"/>
        <w:numPr>
          <w:ilvl w:val="0"/>
          <w:numId w:val="2"/>
        </w:numPr>
        <w:tabs>
          <w:tab w:val="left" w:pos="1418"/>
        </w:tabs>
        <w:adjustRightInd w:val="0"/>
        <w:snapToGrid w:val="0"/>
        <w:spacing w:beforeLines="50" w:before="156" w:afterLines="50" w:after="156" w:line="400" w:lineRule="exact"/>
        <w:ind w:left="0" w:firstLine="0"/>
        <w:rPr>
          <w:rFonts w:ascii="宋体" w:hAnsi="宋体"/>
          <w:sz w:val="24"/>
          <w:szCs w:val="24"/>
        </w:rPr>
      </w:pPr>
      <w:r>
        <w:rPr>
          <w:rFonts w:ascii="宋体" w:hAnsi="宋体" w:hint="eastAsia"/>
          <w:sz w:val="24"/>
          <w:szCs w:val="24"/>
        </w:rPr>
        <w:t>在保证所有出席会议董事可以互相听到的情况下，董事会会议可以通过电话、电视会议或任何其他即时通讯方式进行。董事或其代理人参加该等方式召开的会议应被视为该董事或其代理人已亲自参加会议。</w:t>
      </w:r>
    </w:p>
    <w:p w14:paraId="0EE60EB3" w14:textId="77777777" w:rsidR="005F1A5C" w:rsidRDefault="005F1A5C" w:rsidP="005F1A5C">
      <w:pPr>
        <w:widowControl w:val="0"/>
        <w:numPr>
          <w:ilvl w:val="0"/>
          <w:numId w:val="2"/>
        </w:numPr>
        <w:tabs>
          <w:tab w:val="left" w:pos="1418"/>
        </w:tabs>
        <w:adjustRightInd w:val="0"/>
        <w:snapToGrid w:val="0"/>
        <w:spacing w:beforeLines="50" w:before="156" w:afterLines="50" w:after="156" w:line="400" w:lineRule="exact"/>
        <w:ind w:left="0" w:firstLine="0"/>
        <w:rPr>
          <w:rFonts w:ascii="宋体" w:hAnsi="宋体"/>
          <w:sz w:val="24"/>
          <w:szCs w:val="24"/>
        </w:rPr>
      </w:pPr>
      <w:r>
        <w:rPr>
          <w:rFonts w:ascii="宋体" w:hAnsi="宋体" w:hint="eastAsia"/>
          <w:sz w:val="24"/>
          <w:szCs w:val="24"/>
        </w:rPr>
        <w:t>董事会应当对所议事项的决定</w:t>
      </w:r>
      <w:proofErr w:type="gramStart"/>
      <w:r>
        <w:rPr>
          <w:rFonts w:ascii="宋体" w:hAnsi="宋体" w:hint="eastAsia"/>
          <w:sz w:val="24"/>
          <w:szCs w:val="24"/>
        </w:rPr>
        <w:t>作成</w:t>
      </w:r>
      <w:proofErr w:type="gramEnd"/>
      <w:r>
        <w:rPr>
          <w:rFonts w:ascii="宋体" w:hAnsi="宋体" w:hint="eastAsia"/>
          <w:sz w:val="24"/>
          <w:szCs w:val="24"/>
        </w:rPr>
        <w:t>会议记录，出席会议的董事应当在会议记录上签名。</w:t>
      </w:r>
    </w:p>
    <w:p w14:paraId="2ACEB3A8" w14:textId="77777777" w:rsidR="005F1A5C" w:rsidRPr="002D7054" w:rsidRDefault="005F1A5C" w:rsidP="005F1A5C">
      <w:pPr>
        <w:widowControl w:val="0"/>
        <w:numPr>
          <w:ilvl w:val="0"/>
          <w:numId w:val="2"/>
        </w:numPr>
        <w:tabs>
          <w:tab w:val="left" w:pos="1418"/>
        </w:tabs>
        <w:adjustRightInd w:val="0"/>
        <w:snapToGrid w:val="0"/>
        <w:spacing w:beforeLines="50" w:before="156" w:afterLines="50" w:after="156" w:line="400" w:lineRule="exact"/>
        <w:ind w:left="0" w:firstLine="0"/>
        <w:rPr>
          <w:rFonts w:ascii="宋体" w:hAnsi="宋体"/>
          <w:sz w:val="24"/>
          <w:szCs w:val="24"/>
        </w:rPr>
      </w:pPr>
      <w:r>
        <w:rPr>
          <w:rFonts w:ascii="宋体" w:hAnsi="宋体" w:hint="eastAsia"/>
          <w:sz w:val="24"/>
          <w:szCs w:val="24"/>
        </w:rPr>
        <w:t>董事因参加董事会会议而产生的一切与之相关的合理费用应全部由公司承担。</w:t>
      </w:r>
    </w:p>
    <w:p w14:paraId="3E556F43" w14:textId="77777777" w:rsidR="00886766" w:rsidRPr="00A6769C" w:rsidRDefault="006E3B90" w:rsidP="00917894">
      <w:pPr>
        <w:pStyle w:val="ad"/>
        <w:numPr>
          <w:ilvl w:val="0"/>
          <w:numId w:val="4"/>
        </w:numPr>
        <w:spacing w:afterLines="50" w:after="156" w:line="400" w:lineRule="exact"/>
        <w:ind w:firstLineChars="0"/>
        <w:jc w:val="left"/>
        <w:rPr>
          <w:rFonts w:asciiTheme="minorEastAsia" w:eastAsiaTheme="minorEastAsia" w:hAnsiTheme="minorEastAsia"/>
          <w:b/>
          <w:bCs/>
          <w:sz w:val="24"/>
          <w:szCs w:val="24"/>
        </w:rPr>
      </w:pPr>
      <w:r w:rsidRPr="00A6769C">
        <w:rPr>
          <w:rFonts w:asciiTheme="minorEastAsia" w:eastAsiaTheme="minorEastAsia" w:hAnsiTheme="minorEastAsia" w:hint="eastAsia"/>
          <w:b/>
          <w:bCs/>
          <w:sz w:val="24"/>
          <w:szCs w:val="24"/>
        </w:rPr>
        <w:t>监事</w:t>
      </w:r>
    </w:p>
    <w:p w14:paraId="6E9A24D2" w14:textId="77777777" w:rsidR="00886766" w:rsidRPr="00A6769C" w:rsidRDefault="006E3B90" w:rsidP="00917894">
      <w:pPr>
        <w:widowControl w:val="0"/>
        <w:numPr>
          <w:ilvl w:val="0"/>
          <w:numId w:val="2"/>
        </w:numPr>
        <w:tabs>
          <w:tab w:val="left" w:pos="1418"/>
        </w:tabs>
        <w:adjustRightInd w:val="0"/>
        <w:snapToGrid w:val="0"/>
        <w:spacing w:afterLines="50" w:after="156" w:line="400" w:lineRule="exact"/>
        <w:ind w:left="0" w:firstLine="0"/>
        <w:rPr>
          <w:rFonts w:ascii="宋体" w:hAnsi="宋体"/>
          <w:sz w:val="24"/>
          <w:szCs w:val="24"/>
        </w:rPr>
      </w:pPr>
      <w:r w:rsidRPr="00A6769C">
        <w:rPr>
          <w:rFonts w:ascii="宋体" w:hAnsi="宋体" w:hint="eastAsia"/>
          <w:sz w:val="24"/>
          <w:szCs w:val="24"/>
        </w:rPr>
        <w:t>公司不设监事会，设监事</w:t>
      </w:r>
      <w:r w:rsidRPr="00A6769C">
        <w:rPr>
          <w:rFonts w:ascii="宋体" w:hAnsi="宋体"/>
          <w:sz w:val="24"/>
          <w:szCs w:val="24"/>
        </w:rPr>
        <w:t xml:space="preserve">1 </w:t>
      </w:r>
      <w:r w:rsidRPr="00A6769C">
        <w:rPr>
          <w:rFonts w:ascii="宋体" w:hAnsi="宋体" w:hint="eastAsia"/>
          <w:sz w:val="24"/>
          <w:szCs w:val="24"/>
        </w:rPr>
        <w:t>名。监事由股东委任。董事、高级管理人员不得兼任监事。</w:t>
      </w:r>
    </w:p>
    <w:p w14:paraId="2A837112" w14:textId="77777777" w:rsidR="00886766" w:rsidRPr="00A6769C" w:rsidRDefault="006E3B90" w:rsidP="00917894">
      <w:pPr>
        <w:widowControl w:val="0"/>
        <w:numPr>
          <w:ilvl w:val="0"/>
          <w:numId w:val="2"/>
        </w:numPr>
        <w:tabs>
          <w:tab w:val="left" w:pos="1418"/>
        </w:tabs>
        <w:adjustRightInd w:val="0"/>
        <w:snapToGrid w:val="0"/>
        <w:spacing w:afterLines="50" w:after="156" w:line="400" w:lineRule="exact"/>
        <w:ind w:left="0" w:firstLine="0"/>
        <w:rPr>
          <w:rFonts w:ascii="宋体" w:hAnsi="宋体"/>
          <w:sz w:val="24"/>
          <w:szCs w:val="24"/>
        </w:rPr>
      </w:pPr>
      <w:r w:rsidRPr="00A6769C">
        <w:rPr>
          <w:rFonts w:ascii="宋体" w:hAnsi="宋体" w:hint="eastAsia"/>
          <w:sz w:val="24"/>
          <w:szCs w:val="24"/>
        </w:rPr>
        <w:t>监事的任期每届为三</w:t>
      </w:r>
      <w:r w:rsidR="00A67B2E">
        <w:rPr>
          <w:rFonts w:ascii="宋体" w:hAnsi="宋体" w:hint="eastAsia"/>
          <w:sz w:val="24"/>
          <w:szCs w:val="24"/>
        </w:rPr>
        <w:t>（3）</w:t>
      </w:r>
      <w:r w:rsidRPr="00A6769C">
        <w:rPr>
          <w:rFonts w:ascii="宋体" w:hAnsi="宋体" w:hint="eastAsia"/>
          <w:sz w:val="24"/>
          <w:szCs w:val="24"/>
        </w:rPr>
        <w:t>年。监事任期届满，连选可以连任。</w:t>
      </w:r>
    </w:p>
    <w:p w14:paraId="0F957EDB" w14:textId="77777777" w:rsidR="00886766" w:rsidRPr="00A6769C" w:rsidRDefault="006E3B90" w:rsidP="00917894">
      <w:pPr>
        <w:widowControl w:val="0"/>
        <w:numPr>
          <w:ilvl w:val="0"/>
          <w:numId w:val="2"/>
        </w:numPr>
        <w:tabs>
          <w:tab w:val="left" w:pos="1418"/>
        </w:tabs>
        <w:adjustRightInd w:val="0"/>
        <w:snapToGrid w:val="0"/>
        <w:spacing w:afterLines="50" w:after="156" w:line="400" w:lineRule="exact"/>
        <w:ind w:left="0" w:firstLine="0"/>
        <w:rPr>
          <w:rFonts w:ascii="宋体" w:hAnsi="宋体"/>
          <w:sz w:val="24"/>
          <w:szCs w:val="24"/>
        </w:rPr>
      </w:pPr>
      <w:r w:rsidRPr="00A6769C">
        <w:rPr>
          <w:rFonts w:ascii="宋体" w:hAnsi="宋体" w:hint="eastAsia"/>
          <w:sz w:val="24"/>
          <w:szCs w:val="24"/>
        </w:rPr>
        <w:t>监事任期届满未及时改选的，在改选出的监事就任前，原监事仍应当依照法律、行政法规和公司章程的规定，履行监事职务。</w:t>
      </w:r>
    </w:p>
    <w:p w14:paraId="75305DB0" w14:textId="77777777" w:rsidR="00886766" w:rsidRPr="00A6769C" w:rsidRDefault="006E3B90" w:rsidP="00917894">
      <w:pPr>
        <w:widowControl w:val="0"/>
        <w:numPr>
          <w:ilvl w:val="0"/>
          <w:numId w:val="2"/>
        </w:numPr>
        <w:tabs>
          <w:tab w:val="left" w:pos="1418"/>
        </w:tabs>
        <w:adjustRightInd w:val="0"/>
        <w:snapToGrid w:val="0"/>
        <w:spacing w:afterLines="50" w:after="156" w:line="400" w:lineRule="exact"/>
        <w:ind w:left="0" w:firstLine="0"/>
        <w:rPr>
          <w:rFonts w:ascii="宋体" w:hAnsi="宋体"/>
          <w:sz w:val="24"/>
          <w:szCs w:val="24"/>
        </w:rPr>
      </w:pPr>
      <w:r w:rsidRPr="00A6769C">
        <w:rPr>
          <w:rFonts w:ascii="宋体" w:hAnsi="宋体" w:hint="eastAsia"/>
          <w:sz w:val="24"/>
          <w:szCs w:val="24"/>
        </w:rPr>
        <w:t>监事行使下列职权：</w:t>
      </w:r>
    </w:p>
    <w:p w14:paraId="5B8729BD"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lastRenderedPageBreak/>
        <w:t>（一）检查公司财务；</w:t>
      </w:r>
    </w:p>
    <w:p w14:paraId="6B591ACA"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（二）对董事、高级管理人员执行公司职务的行为进行监督，对违反法律、行政法规、公司章程或者股东决定的董事、高级管理人员提出罢免的建议；</w:t>
      </w:r>
    </w:p>
    <w:p w14:paraId="54659D22"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（三）当董事、高级管理人员的行为损害公司的利益时，要求董事、高级管理人员予以纠正；</w:t>
      </w:r>
    </w:p>
    <w:p w14:paraId="594A14F7" w14:textId="77777777" w:rsidR="00886766" w:rsidRPr="00032245" w:rsidRDefault="006E3B90" w:rsidP="00917894">
      <w:pPr>
        <w:numPr>
          <w:ilvl w:val="0"/>
          <w:numId w:val="1"/>
        </w:numPr>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向股东提出提案；</w:t>
      </w:r>
    </w:p>
    <w:p w14:paraId="0A132BFD"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（五）依照公司法第一百五十二条的规定，对董事、高级管理人员提起诉讼；</w:t>
      </w:r>
    </w:p>
    <w:p w14:paraId="1C8B3DBD"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（六）公司章程规定的其他职权。</w:t>
      </w:r>
    </w:p>
    <w:p w14:paraId="24CC3150" w14:textId="77777777" w:rsidR="00886766" w:rsidRPr="00A6769C" w:rsidRDefault="006E3B90" w:rsidP="00917894">
      <w:pPr>
        <w:widowControl w:val="0"/>
        <w:numPr>
          <w:ilvl w:val="0"/>
          <w:numId w:val="2"/>
        </w:numPr>
        <w:tabs>
          <w:tab w:val="left" w:pos="1418"/>
        </w:tabs>
        <w:adjustRightInd w:val="0"/>
        <w:snapToGrid w:val="0"/>
        <w:spacing w:afterLines="50" w:after="156" w:line="400" w:lineRule="exact"/>
        <w:ind w:left="0" w:firstLine="0"/>
        <w:rPr>
          <w:rFonts w:ascii="宋体" w:hAnsi="宋体"/>
          <w:sz w:val="24"/>
          <w:szCs w:val="24"/>
        </w:rPr>
      </w:pPr>
      <w:r w:rsidRPr="00A6769C">
        <w:rPr>
          <w:rFonts w:ascii="宋体" w:hAnsi="宋体" w:hint="eastAsia"/>
          <w:sz w:val="24"/>
          <w:szCs w:val="24"/>
        </w:rPr>
        <w:t>监事发现公司经营情况异常，可以进行调查；必要时，可以聘请会计师事务所等协助其工作，费用由公司承担。</w:t>
      </w:r>
    </w:p>
    <w:p w14:paraId="488C7FA3" w14:textId="77777777" w:rsidR="00886766" w:rsidRDefault="006E3B90" w:rsidP="00917894">
      <w:pPr>
        <w:widowControl w:val="0"/>
        <w:numPr>
          <w:ilvl w:val="0"/>
          <w:numId w:val="2"/>
        </w:numPr>
        <w:tabs>
          <w:tab w:val="left" w:pos="1418"/>
        </w:tabs>
        <w:adjustRightInd w:val="0"/>
        <w:snapToGrid w:val="0"/>
        <w:spacing w:afterLines="50" w:after="156" w:line="400" w:lineRule="exact"/>
        <w:ind w:left="0" w:firstLine="0"/>
        <w:rPr>
          <w:rFonts w:ascii="宋体" w:hAnsi="宋体"/>
          <w:sz w:val="24"/>
          <w:szCs w:val="24"/>
        </w:rPr>
      </w:pPr>
      <w:r w:rsidRPr="00A6769C">
        <w:rPr>
          <w:rFonts w:ascii="宋体" w:hAnsi="宋体" w:hint="eastAsia"/>
          <w:sz w:val="24"/>
          <w:szCs w:val="24"/>
        </w:rPr>
        <w:t>监事行使职权所必需的费用，由公司承担。</w:t>
      </w:r>
    </w:p>
    <w:p w14:paraId="5109652F" w14:textId="77777777" w:rsidR="003E176B" w:rsidRPr="00A6769C" w:rsidRDefault="003E176B" w:rsidP="00917894">
      <w:pPr>
        <w:widowControl w:val="0"/>
        <w:tabs>
          <w:tab w:val="left" w:pos="1418"/>
        </w:tabs>
        <w:adjustRightInd w:val="0"/>
        <w:snapToGrid w:val="0"/>
        <w:spacing w:afterLines="50" w:after="156" w:line="400" w:lineRule="exact"/>
        <w:rPr>
          <w:rFonts w:ascii="宋体" w:hAnsi="宋体"/>
          <w:sz w:val="24"/>
          <w:szCs w:val="24"/>
        </w:rPr>
      </w:pPr>
    </w:p>
    <w:p w14:paraId="707B9529" w14:textId="77777777" w:rsidR="00886766" w:rsidRPr="00A6769C" w:rsidRDefault="006E3B90" w:rsidP="00917894">
      <w:pPr>
        <w:pStyle w:val="ad"/>
        <w:numPr>
          <w:ilvl w:val="0"/>
          <w:numId w:val="4"/>
        </w:numPr>
        <w:spacing w:afterLines="50" w:after="156" w:line="400" w:lineRule="exact"/>
        <w:ind w:firstLineChars="0" w:hanging="722"/>
        <w:jc w:val="left"/>
        <w:rPr>
          <w:rFonts w:asciiTheme="minorEastAsia" w:eastAsiaTheme="minorEastAsia" w:hAnsiTheme="minorEastAsia"/>
          <w:b/>
          <w:bCs/>
          <w:sz w:val="24"/>
          <w:szCs w:val="24"/>
        </w:rPr>
      </w:pPr>
      <w:r w:rsidRPr="00A6769C">
        <w:rPr>
          <w:rFonts w:asciiTheme="minorEastAsia" w:eastAsiaTheme="minorEastAsia" w:hAnsiTheme="minorEastAsia" w:hint="eastAsia"/>
          <w:b/>
          <w:bCs/>
          <w:sz w:val="24"/>
          <w:szCs w:val="24"/>
        </w:rPr>
        <w:t>经营管理机构</w:t>
      </w:r>
    </w:p>
    <w:p w14:paraId="501644F9" w14:textId="2AF9A86E" w:rsidR="00886766" w:rsidRPr="003F5AAB" w:rsidRDefault="00A6769C" w:rsidP="00917894">
      <w:pPr>
        <w:widowControl w:val="0"/>
        <w:numPr>
          <w:ilvl w:val="0"/>
          <w:numId w:val="2"/>
        </w:numPr>
        <w:tabs>
          <w:tab w:val="left" w:pos="1418"/>
        </w:tabs>
        <w:adjustRightInd w:val="0"/>
        <w:snapToGrid w:val="0"/>
        <w:spacing w:afterLines="50" w:after="156" w:line="400" w:lineRule="exact"/>
        <w:ind w:left="0" w:firstLine="0"/>
        <w:rPr>
          <w:rFonts w:asciiTheme="minorEastAsia" w:eastAsiaTheme="minorEastAsia" w:hAnsiTheme="minorEastAsia"/>
          <w:sz w:val="24"/>
          <w:szCs w:val="24"/>
        </w:rPr>
      </w:pPr>
      <w:r>
        <w:rPr>
          <w:rFonts w:ascii="宋体" w:hAnsi="宋体" w:hint="eastAsia"/>
          <w:sz w:val="24"/>
          <w:szCs w:val="24"/>
        </w:rPr>
        <w:t>公</w:t>
      </w:r>
      <w:r w:rsidR="006E3B90" w:rsidRPr="00B60B56">
        <w:rPr>
          <w:rFonts w:ascii="宋体" w:hAnsi="宋体" w:hint="eastAsia"/>
          <w:sz w:val="24"/>
          <w:szCs w:val="24"/>
        </w:rPr>
        <w:t>司</w:t>
      </w:r>
      <w:r w:rsidR="003F5AAB">
        <w:rPr>
          <w:rFonts w:ascii="宋体" w:hAnsi="宋体" w:hint="eastAsia"/>
          <w:sz w:val="24"/>
          <w:szCs w:val="24"/>
        </w:rPr>
        <w:t>的</w:t>
      </w:r>
      <w:r w:rsidR="006E3B90" w:rsidRPr="00B60B56">
        <w:rPr>
          <w:rFonts w:ascii="宋体" w:hAnsi="宋体" w:hint="eastAsia"/>
          <w:sz w:val="24"/>
          <w:szCs w:val="24"/>
        </w:rPr>
        <w:t>经营管理机构设经理一人，并根据公司情况设若干管理部门。</w:t>
      </w:r>
      <w:r w:rsidR="006E3B90" w:rsidRPr="00A6769C">
        <w:rPr>
          <w:rFonts w:asciiTheme="minorEastAsia" w:eastAsiaTheme="minorEastAsia" w:hAnsiTheme="minorEastAsia" w:hint="eastAsia"/>
          <w:sz w:val="24"/>
          <w:szCs w:val="24"/>
        </w:rPr>
        <w:t>公司经营管理机构经理由董事</w:t>
      </w:r>
      <w:r>
        <w:rPr>
          <w:rFonts w:asciiTheme="minorEastAsia" w:eastAsiaTheme="minorEastAsia" w:hAnsiTheme="minorEastAsia" w:hint="eastAsia"/>
          <w:sz w:val="24"/>
          <w:szCs w:val="24"/>
        </w:rPr>
        <w:t>会</w:t>
      </w:r>
      <w:r w:rsidR="006E3B90" w:rsidRPr="00A6769C">
        <w:rPr>
          <w:rFonts w:asciiTheme="minorEastAsia" w:eastAsiaTheme="minorEastAsia" w:hAnsiTheme="minorEastAsia" w:hint="eastAsia"/>
          <w:sz w:val="24"/>
          <w:szCs w:val="24"/>
        </w:rPr>
        <w:t>聘任或解聘。经理对</w:t>
      </w:r>
      <w:r w:rsidR="003F5AAB">
        <w:rPr>
          <w:rFonts w:asciiTheme="minorEastAsia" w:eastAsiaTheme="minorEastAsia" w:hAnsiTheme="minorEastAsia" w:hint="eastAsia"/>
          <w:sz w:val="24"/>
          <w:szCs w:val="24"/>
        </w:rPr>
        <w:t>董事会</w:t>
      </w:r>
      <w:r w:rsidR="006E3B90" w:rsidRPr="00A6769C">
        <w:rPr>
          <w:rFonts w:asciiTheme="minorEastAsia" w:eastAsiaTheme="minorEastAsia" w:hAnsiTheme="minorEastAsia" w:hint="eastAsia"/>
          <w:sz w:val="24"/>
          <w:szCs w:val="24"/>
        </w:rPr>
        <w:t>负</w:t>
      </w:r>
      <w:r w:rsidR="003F5AAB">
        <w:rPr>
          <w:rFonts w:asciiTheme="minorEastAsia" w:eastAsiaTheme="minorEastAsia" w:hAnsiTheme="minorEastAsia" w:hint="eastAsia"/>
          <w:sz w:val="24"/>
          <w:szCs w:val="24"/>
        </w:rPr>
        <w:t>责</w:t>
      </w:r>
      <w:r w:rsidR="003E176B">
        <w:rPr>
          <w:rFonts w:asciiTheme="minorEastAsia" w:eastAsiaTheme="minorEastAsia" w:hAnsiTheme="minorEastAsia" w:hint="eastAsia"/>
          <w:sz w:val="24"/>
          <w:szCs w:val="24"/>
        </w:rPr>
        <w:t>，</w:t>
      </w:r>
      <w:r w:rsidR="006E3B90" w:rsidRPr="003F5AAB">
        <w:rPr>
          <w:rFonts w:asciiTheme="minorEastAsia" w:eastAsiaTheme="minorEastAsia" w:hAnsiTheme="minorEastAsia" w:hint="eastAsia"/>
          <w:sz w:val="24"/>
          <w:szCs w:val="24"/>
        </w:rPr>
        <w:t>行使下列职权：</w:t>
      </w:r>
    </w:p>
    <w:p w14:paraId="0160E0B3"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（一）主持公司的生产经营管理工作、组织实施</w:t>
      </w:r>
      <w:r w:rsidR="003F5AAB">
        <w:rPr>
          <w:rFonts w:asciiTheme="minorEastAsia" w:eastAsiaTheme="minorEastAsia" w:hAnsiTheme="minorEastAsia" w:hint="eastAsia"/>
          <w:sz w:val="24"/>
          <w:szCs w:val="24"/>
        </w:rPr>
        <w:t>董事会决议</w:t>
      </w:r>
      <w:r w:rsidRPr="00032245">
        <w:rPr>
          <w:rFonts w:asciiTheme="minorEastAsia" w:eastAsiaTheme="minorEastAsia" w:hAnsiTheme="minorEastAsia" w:hint="eastAsia"/>
          <w:sz w:val="24"/>
          <w:szCs w:val="24"/>
        </w:rPr>
        <w:t>；</w:t>
      </w:r>
    </w:p>
    <w:p w14:paraId="7C98D724"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（二）组织实施公司年度经营计划和投资方案；</w:t>
      </w:r>
    </w:p>
    <w:p w14:paraId="0E826F0D" w14:textId="77777777" w:rsidR="00886766" w:rsidRPr="00032245" w:rsidRDefault="006E3B90" w:rsidP="00917894">
      <w:pPr>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（三）拟定公司内部管理机构设置方案；</w:t>
      </w:r>
    </w:p>
    <w:p w14:paraId="3CEB0530"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（四）拟定公司的基本管理制度；</w:t>
      </w:r>
    </w:p>
    <w:p w14:paraId="1F32D682"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（五）制定公司的具体规章；</w:t>
      </w:r>
    </w:p>
    <w:p w14:paraId="7C5C0B6B" w14:textId="1F7F760A"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（六）提请聘任或者解聘公司副经理</w:t>
      </w:r>
      <w:r w:rsidR="009324F6">
        <w:rPr>
          <w:rFonts w:asciiTheme="minorEastAsia" w:eastAsiaTheme="minorEastAsia" w:hAnsiTheme="minorEastAsia" w:hint="eastAsia"/>
          <w:sz w:val="24"/>
          <w:szCs w:val="24"/>
        </w:rPr>
        <w:t>及其他高管人员</w:t>
      </w:r>
      <w:r w:rsidRPr="00032245">
        <w:rPr>
          <w:rFonts w:asciiTheme="minorEastAsia" w:eastAsiaTheme="minorEastAsia" w:hAnsiTheme="minorEastAsia" w:hint="eastAsia"/>
          <w:sz w:val="24"/>
          <w:szCs w:val="24"/>
        </w:rPr>
        <w:t>；</w:t>
      </w:r>
    </w:p>
    <w:p w14:paraId="722F1209"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（七）聘任或者解聘除应由董事</w:t>
      </w:r>
      <w:r w:rsidR="003F5AAB">
        <w:rPr>
          <w:rFonts w:asciiTheme="minorEastAsia" w:eastAsiaTheme="minorEastAsia" w:hAnsiTheme="minorEastAsia" w:hint="eastAsia"/>
          <w:sz w:val="24"/>
          <w:szCs w:val="24"/>
        </w:rPr>
        <w:t>会</w:t>
      </w:r>
      <w:r w:rsidRPr="00032245">
        <w:rPr>
          <w:rFonts w:asciiTheme="minorEastAsia" w:eastAsiaTheme="minorEastAsia" w:hAnsiTheme="minorEastAsia" w:hint="eastAsia"/>
          <w:sz w:val="24"/>
          <w:szCs w:val="24"/>
        </w:rPr>
        <w:t>决定聘任或者解聘以外的负责管理人员；</w:t>
      </w:r>
    </w:p>
    <w:p w14:paraId="12D3E160"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（八）按时向公司登记机关提交公司年度报告；</w:t>
      </w:r>
    </w:p>
    <w:p w14:paraId="6579EE53" w14:textId="77777777" w:rsidR="00886766"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（九）公司章程和</w:t>
      </w:r>
      <w:r w:rsidR="003F5AAB">
        <w:rPr>
          <w:rFonts w:asciiTheme="minorEastAsia" w:eastAsiaTheme="minorEastAsia" w:hAnsiTheme="minorEastAsia" w:hint="eastAsia"/>
          <w:sz w:val="24"/>
          <w:szCs w:val="24"/>
        </w:rPr>
        <w:t>董事</w:t>
      </w:r>
      <w:r w:rsidRPr="00032245">
        <w:rPr>
          <w:rFonts w:asciiTheme="minorEastAsia" w:eastAsiaTheme="minorEastAsia" w:hAnsiTheme="minorEastAsia" w:hint="eastAsia"/>
          <w:sz w:val="24"/>
          <w:szCs w:val="24"/>
        </w:rPr>
        <w:t>会授予的其他职权。</w:t>
      </w:r>
    </w:p>
    <w:p w14:paraId="11B8C6D0" w14:textId="77777777" w:rsidR="003F5AAB" w:rsidRPr="003E176B" w:rsidRDefault="003F5AAB" w:rsidP="00917894">
      <w:pPr>
        <w:widowControl w:val="0"/>
        <w:tabs>
          <w:tab w:val="left" w:pos="1418"/>
        </w:tabs>
        <w:adjustRightInd w:val="0"/>
        <w:snapToGrid w:val="0"/>
        <w:spacing w:afterLines="50" w:after="156" w:line="400" w:lineRule="exact"/>
        <w:rPr>
          <w:rFonts w:ascii="宋体" w:hAnsi="宋体"/>
          <w:sz w:val="24"/>
          <w:szCs w:val="24"/>
        </w:rPr>
      </w:pPr>
      <w:r>
        <w:rPr>
          <w:rFonts w:ascii="宋体" w:hAnsi="宋体" w:hint="eastAsia"/>
          <w:sz w:val="24"/>
          <w:szCs w:val="24"/>
        </w:rPr>
        <w:lastRenderedPageBreak/>
        <w:t>经理列席董事会会议。</w:t>
      </w:r>
    </w:p>
    <w:p w14:paraId="78AFD92C" w14:textId="77777777" w:rsidR="00886766" w:rsidRPr="000C3C95" w:rsidRDefault="006E3B90" w:rsidP="00917894">
      <w:pPr>
        <w:widowControl w:val="0"/>
        <w:numPr>
          <w:ilvl w:val="0"/>
          <w:numId w:val="2"/>
        </w:numPr>
        <w:tabs>
          <w:tab w:val="left" w:pos="1418"/>
        </w:tabs>
        <w:adjustRightInd w:val="0"/>
        <w:snapToGrid w:val="0"/>
        <w:spacing w:afterLines="50" w:after="156" w:line="400" w:lineRule="exact"/>
        <w:ind w:left="0" w:firstLine="0"/>
        <w:rPr>
          <w:rFonts w:ascii="宋体" w:hAnsi="宋体"/>
          <w:sz w:val="24"/>
          <w:szCs w:val="24"/>
        </w:rPr>
      </w:pPr>
      <w:r w:rsidRPr="003E176B">
        <w:rPr>
          <w:rFonts w:ascii="宋体" w:hAnsi="宋体" w:hint="eastAsia"/>
          <w:sz w:val="24"/>
          <w:szCs w:val="24"/>
        </w:rPr>
        <w:t>董事、监事、高级管理人员应当遵守法律、行政法规和公司章程，对</w:t>
      </w:r>
      <w:r w:rsidRPr="000C3C95">
        <w:rPr>
          <w:rFonts w:ascii="宋体" w:hAnsi="宋体" w:hint="eastAsia"/>
          <w:sz w:val="24"/>
          <w:szCs w:val="24"/>
        </w:rPr>
        <w:t>公司负有忠实义务和勤勉义务。</w:t>
      </w:r>
    </w:p>
    <w:p w14:paraId="0D2B755B"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董事、监事、高级管理人员不得利用职权收受贿赂或者其他非法收入，不得侵占公</w:t>
      </w:r>
    </w:p>
    <w:p w14:paraId="5741EE03"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司的财产。</w:t>
      </w:r>
    </w:p>
    <w:p w14:paraId="4638AADD" w14:textId="77777777" w:rsidR="00886766" w:rsidRPr="003F5AAB" w:rsidRDefault="006E3B90" w:rsidP="00917894">
      <w:pPr>
        <w:widowControl w:val="0"/>
        <w:numPr>
          <w:ilvl w:val="0"/>
          <w:numId w:val="2"/>
        </w:numPr>
        <w:tabs>
          <w:tab w:val="left" w:pos="1418"/>
        </w:tabs>
        <w:adjustRightInd w:val="0"/>
        <w:snapToGrid w:val="0"/>
        <w:spacing w:afterLines="50" w:after="156" w:line="400" w:lineRule="exact"/>
        <w:ind w:left="0" w:firstLine="0"/>
        <w:rPr>
          <w:rFonts w:ascii="宋体" w:hAnsi="宋体"/>
          <w:sz w:val="24"/>
          <w:szCs w:val="24"/>
        </w:rPr>
      </w:pPr>
      <w:r w:rsidRPr="003F5AAB">
        <w:rPr>
          <w:rFonts w:ascii="宋体" w:hAnsi="宋体" w:hint="eastAsia"/>
          <w:sz w:val="24"/>
          <w:szCs w:val="24"/>
        </w:rPr>
        <w:t>董事、监事、高级管理人员执行公司职务时违反法律、行政法规或者</w:t>
      </w:r>
    </w:p>
    <w:p w14:paraId="06FFBA47" w14:textId="77777777" w:rsidR="00886766" w:rsidRPr="003F5AAB" w:rsidRDefault="006E3B90" w:rsidP="00917894">
      <w:pPr>
        <w:widowControl w:val="0"/>
        <w:tabs>
          <w:tab w:val="left" w:pos="1418"/>
        </w:tabs>
        <w:adjustRightInd w:val="0"/>
        <w:snapToGrid w:val="0"/>
        <w:spacing w:afterLines="50" w:after="156" w:line="400" w:lineRule="exact"/>
        <w:rPr>
          <w:rFonts w:ascii="宋体" w:hAnsi="宋体"/>
          <w:sz w:val="24"/>
          <w:szCs w:val="24"/>
        </w:rPr>
      </w:pPr>
      <w:r w:rsidRPr="003F5AAB">
        <w:rPr>
          <w:rFonts w:ascii="宋体" w:hAnsi="宋体" w:hint="eastAsia"/>
          <w:sz w:val="24"/>
          <w:szCs w:val="24"/>
        </w:rPr>
        <w:t>公司章程的规定，给公司造成损失的，应当承担赔偿责任。</w:t>
      </w:r>
    </w:p>
    <w:p w14:paraId="1B99EF0A" w14:textId="77777777" w:rsidR="00886766" w:rsidRPr="003F5AAB" w:rsidRDefault="006E3B90" w:rsidP="00917894">
      <w:pPr>
        <w:widowControl w:val="0"/>
        <w:numPr>
          <w:ilvl w:val="0"/>
          <w:numId w:val="2"/>
        </w:numPr>
        <w:tabs>
          <w:tab w:val="left" w:pos="1418"/>
        </w:tabs>
        <w:adjustRightInd w:val="0"/>
        <w:snapToGrid w:val="0"/>
        <w:spacing w:afterLines="50" w:after="156" w:line="400" w:lineRule="exact"/>
        <w:ind w:left="0" w:firstLine="0"/>
        <w:rPr>
          <w:rFonts w:ascii="宋体" w:hAnsi="宋体"/>
          <w:sz w:val="24"/>
          <w:szCs w:val="24"/>
        </w:rPr>
      </w:pPr>
      <w:r w:rsidRPr="003F5AAB">
        <w:rPr>
          <w:rFonts w:ascii="宋体" w:hAnsi="宋体" w:hint="eastAsia"/>
          <w:sz w:val="24"/>
          <w:szCs w:val="24"/>
        </w:rPr>
        <w:t>董事和经理的任职资格应当符合法律法规和国家有关规定。</w:t>
      </w:r>
    </w:p>
    <w:p w14:paraId="1C3FD1B7" w14:textId="77777777" w:rsidR="00886766" w:rsidRPr="003F5AAB" w:rsidRDefault="006E3B90" w:rsidP="00917894">
      <w:pPr>
        <w:pStyle w:val="ad"/>
        <w:numPr>
          <w:ilvl w:val="0"/>
          <w:numId w:val="4"/>
        </w:numPr>
        <w:spacing w:afterLines="50" w:after="156" w:line="400" w:lineRule="exact"/>
        <w:ind w:firstLineChars="0" w:hanging="722"/>
        <w:jc w:val="left"/>
        <w:rPr>
          <w:rFonts w:asciiTheme="minorEastAsia" w:eastAsiaTheme="minorEastAsia" w:hAnsiTheme="minorEastAsia"/>
          <w:b/>
          <w:bCs/>
          <w:sz w:val="24"/>
          <w:szCs w:val="24"/>
        </w:rPr>
      </w:pPr>
      <w:r w:rsidRPr="003F5AAB">
        <w:rPr>
          <w:rFonts w:asciiTheme="minorEastAsia" w:eastAsiaTheme="minorEastAsia" w:hAnsiTheme="minorEastAsia" w:hint="eastAsia"/>
          <w:b/>
          <w:bCs/>
          <w:sz w:val="24"/>
          <w:szCs w:val="24"/>
        </w:rPr>
        <w:t>法定代表人</w:t>
      </w:r>
    </w:p>
    <w:p w14:paraId="265CC71B" w14:textId="7C53DB97" w:rsidR="00917894" w:rsidRPr="00917894" w:rsidRDefault="006E3B90" w:rsidP="00917894">
      <w:pPr>
        <w:widowControl w:val="0"/>
        <w:numPr>
          <w:ilvl w:val="0"/>
          <w:numId w:val="2"/>
        </w:numPr>
        <w:tabs>
          <w:tab w:val="left" w:pos="1418"/>
        </w:tabs>
        <w:adjustRightInd w:val="0"/>
        <w:snapToGrid w:val="0"/>
        <w:spacing w:afterLines="50" w:after="156" w:line="400" w:lineRule="exact"/>
        <w:ind w:left="0" w:firstLine="0"/>
        <w:rPr>
          <w:rFonts w:ascii="宋体" w:hAnsi="宋体"/>
          <w:sz w:val="24"/>
          <w:szCs w:val="24"/>
        </w:rPr>
      </w:pPr>
      <w:r w:rsidRPr="003F5AAB">
        <w:rPr>
          <w:rFonts w:ascii="宋体" w:hAnsi="宋体" w:hint="eastAsia"/>
          <w:sz w:val="24"/>
          <w:szCs w:val="24"/>
        </w:rPr>
        <w:t>公司法定代表人</w:t>
      </w:r>
      <w:r w:rsidRPr="00E3077D">
        <w:rPr>
          <w:rFonts w:ascii="宋体" w:hAnsi="宋体" w:hint="eastAsia"/>
          <w:sz w:val="24"/>
          <w:szCs w:val="24"/>
        </w:rPr>
        <w:t>由</w:t>
      </w:r>
      <w:r w:rsidR="00E3077D" w:rsidRPr="00981460">
        <w:rPr>
          <w:rFonts w:ascii="宋体" w:hAnsi="宋体" w:hint="eastAsia"/>
          <w:sz w:val="24"/>
          <w:szCs w:val="24"/>
        </w:rPr>
        <w:t>董事长</w:t>
      </w:r>
      <w:r w:rsidRPr="00E3077D">
        <w:rPr>
          <w:rFonts w:ascii="宋体" w:hAnsi="宋体" w:hint="eastAsia"/>
          <w:sz w:val="24"/>
          <w:szCs w:val="24"/>
        </w:rPr>
        <w:t>担任。</w:t>
      </w:r>
    </w:p>
    <w:p w14:paraId="42508070" w14:textId="77777777" w:rsidR="00886766" w:rsidRPr="003F5AAB" w:rsidRDefault="006E3B90" w:rsidP="00917894">
      <w:pPr>
        <w:pStyle w:val="ad"/>
        <w:numPr>
          <w:ilvl w:val="0"/>
          <w:numId w:val="4"/>
        </w:numPr>
        <w:spacing w:afterLines="50" w:after="156" w:line="400" w:lineRule="exact"/>
        <w:ind w:left="4253" w:firstLineChars="0" w:hanging="722"/>
        <w:jc w:val="left"/>
        <w:rPr>
          <w:rFonts w:asciiTheme="minorEastAsia" w:eastAsiaTheme="minorEastAsia" w:hAnsiTheme="minorEastAsia"/>
          <w:b/>
          <w:bCs/>
          <w:sz w:val="24"/>
          <w:szCs w:val="24"/>
        </w:rPr>
      </w:pPr>
      <w:r w:rsidRPr="003F5AAB">
        <w:rPr>
          <w:rFonts w:asciiTheme="minorEastAsia" w:eastAsiaTheme="minorEastAsia" w:hAnsiTheme="minorEastAsia" w:hint="eastAsia"/>
          <w:b/>
          <w:bCs/>
          <w:sz w:val="24"/>
          <w:szCs w:val="24"/>
        </w:rPr>
        <w:t>财务、会计</w:t>
      </w:r>
    </w:p>
    <w:p w14:paraId="255C0E86" w14:textId="77777777" w:rsidR="00886766" w:rsidRPr="003F5AAB" w:rsidRDefault="006E3B90" w:rsidP="00917894">
      <w:pPr>
        <w:widowControl w:val="0"/>
        <w:numPr>
          <w:ilvl w:val="0"/>
          <w:numId w:val="2"/>
        </w:numPr>
        <w:tabs>
          <w:tab w:val="left" w:pos="1418"/>
        </w:tabs>
        <w:adjustRightInd w:val="0"/>
        <w:snapToGrid w:val="0"/>
        <w:spacing w:afterLines="50" w:after="156" w:line="400" w:lineRule="exact"/>
        <w:ind w:left="0" w:firstLine="0"/>
        <w:rPr>
          <w:rFonts w:ascii="宋体" w:hAnsi="宋体"/>
          <w:sz w:val="24"/>
          <w:szCs w:val="24"/>
        </w:rPr>
      </w:pPr>
      <w:r w:rsidRPr="003F5AAB">
        <w:rPr>
          <w:rFonts w:ascii="宋体" w:hAnsi="宋体" w:hint="eastAsia"/>
          <w:sz w:val="24"/>
          <w:szCs w:val="24"/>
        </w:rPr>
        <w:t>公司应当依照法律法规和有关主管部门的规定建立财务会计制度，依法纳税。</w:t>
      </w:r>
    </w:p>
    <w:p w14:paraId="57A5E93E" w14:textId="77777777" w:rsidR="00886766" w:rsidRPr="00032245" w:rsidRDefault="006E3B90" w:rsidP="00917894">
      <w:pPr>
        <w:widowControl w:val="0"/>
        <w:numPr>
          <w:ilvl w:val="0"/>
          <w:numId w:val="2"/>
        </w:numPr>
        <w:tabs>
          <w:tab w:val="left" w:pos="1418"/>
        </w:tabs>
        <w:adjustRightInd w:val="0"/>
        <w:snapToGrid w:val="0"/>
        <w:spacing w:afterLines="50" w:after="156" w:line="400" w:lineRule="exact"/>
        <w:ind w:left="0" w:firstLine="0"/>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公司应当在每一会计年度终了时编制财务会计报告，并依法经会计师</w:t>
      </w:r>
    </w:p>
    <w:p w14:paraId="12F1E311" w14:textId="77777777" w:rsidR="00886766" w:rsidRPr="00032245" w:rsidRDefault="006E3B90" w:rsidP="00917894">
      <w:pPr>
        <w:widowControl w:val="0"/>
        <w:tabs>
          <w:tab w:val="left" w:pos="1418"/>
        </w:tabs>
        <w:adjustRightInd w:val="0"/>
        <w:snapToGrid w:val="0"/>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事务所审计。财务会计报告应当依照法律、行政法规和国务院财政部门的规定制作。</w:t>
      </w:r>
    </w:p>
    <w:p w14:paraId="591D47F7" w14:textId="77777777" w:rsidR="00886766" w:rsidRPr="00032245" w:rsidRDefault="006E3B90" w:rsidP="00917894">
      <w:pPr>
        <w:widowControl w:val="0"/>
        <w:numPr>
          <w:ilvl w:val="0"/>
          <w:numId w:val="2"/>
        </w:numPr>
        <w:tabs>
          <w:tab w:val="left" w:pos="1418"/>
        </w:tabs>
        <w:adjustRightInd w:val="0"/>
        <w:snapToGrid w:val="0"/>
        <w:spacing w:afterLines="50" w:after="156" w:line="400" w:lineRule="exact"/>
        <w:ind w:left="0" w:firstLine="0"/>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公司分配当年税后利润时，应当提取利润的百分之十列入公司法定公</w:t>
      </w:r>
    </w:p>
    <w:p w14:paraId="535EAE30" w14:textId="77777777" w:rsidR="00886766" w:rsidRPr="00032245" w:rsidRDefault="006E3B90" w:rsidP="00917894">
      <w:pPr>
        <w:widowControl w:val="0"/>
        <w:tabs>
          <w:tab w:val="left" w:pos="1418"/>
        </w:tabs>
        <w:adjustRightInd w:val="0"/>
        <w:snapToGrid w:val="0"/>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积金。公司法定公积金累计额为公司注册资本的百分之五十以上的，可以不再提取。</w:t>
      </w:r>
    </w:p>
    <w:p w14:paraId="724D5102" w14:textId="77777777" w:rsidR="00886766" w:rsidRPr="00032245" w:rsidRDefault="006E3B90" w:rsidP="00917894">
      <w:pPr>
        <w:widowControl w:val="0"/>
        <w:tabs>
          <w:tab w:val="left" w:pos="1418"/>
        </w:tabs>
        <w:adjustRightInd w:val="0"/>
        <w:snapToGrid w:val="0"/>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公司的法定公积金不足以弥补以前年度亏损的，在依照前款规定提取法定公积金之</w:t>
      </w:r>
    </w:p>
    <w:p w14:paraId="1B29B74F" w14:textId="77777777" w:rsidR="00886766" w:rsidRPr="00032245" w:rsidRDefault="006E3B90" w:rsidP="00917894">
      <w:pPr>
        <w:widowControl w:val="0"/>
        <w:tabs>
          <w:tab w:val="left" w:pos="1418"/>
        </w:tabs>
        <w:adjustRightInd w:val="0"/>
        <w:snapToGrid w:val="0"/>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前，应当先用当年利润弥补亏损。</w:t>
      </w:r>
    </w:p>
    <w:p w14:paraId="2A6A15A9"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公司从税后利润中提取法定公积金后，经股东决定，还可以从税后利润中提取任意</w:t>
      </w:r>
    </w:p>
    <w:p w14:paraId="42CDC491"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公积金。公司弥补亏损和提取公积金后所余税后利润分配给股东。</w:t>
      </w:r>
    </w:p>
    <w:p w14:paraId="6AFAD626" w14:textId="77777777" w:rsidR="00886766" w:rsidRPr="00032245" w:rsidRDefault="006E3B90" w:rsidP="00917894">
      <w:pPr>
        <w:widowControl w:val="0"/>
        <w:numPr>
          <w:ilvl w:val="0"/>
          <w:numId w:val="2"/>
        </w:numPr>
        <w:tabs>
          <w:tab w:val="left" w:pos="1418"/>
        </w:tabs>
        <w:adjustRightInd w:val="0"/>
        <w:snapToGrid w:val="0"/>
        <w:spacing w:afterLines="50" w:after="156" w:line="400" w:lineRule="exact"/>
        <w:ind w:left="0" w:firstLine="0"/>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公司的公积金用于弥补公司的亏损、扩大公司生产经营或者转为增加</w:t>
      </w:r>
    </w:p>
    <w:p w14:paraId="3E90793F" w14:textId="50D4013B" w:rsidR="00817C78"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公司资本。但是，资本公积金不得用于弥补公司的亏损。</w:t>
      </w:r>
    </w:p>
    <w:p w14:paraId="52E19EA5" w14:textId="2414C57E" w:rsidR="00886766" w:rsidRPr="00917894" w:rsidRDefault="006E3B90" w:rsidP="00917894">
      <w:pPr>
        <w:pStyle w:val="ad"/>
        <w:numPr>
          <w:ilvl w:val="0"/>
          <w:numId w:val="4"/>
        </w:numPr>
        <w:spacing w:afterLines="50" w:after="156" w:line="400" w:lineRule="exact"/>
        <w:ind w:left="4253" w:firstLineChars="0" w:hanging="722"/>
        <w:jc w:val="left"/>
        <w:rPr>
          <w:rFonts w:asciiTheme="minorEastAsia" w:eastAsiaTheme="minorEastAsia" w:hAnsiTheme="minorEastAsia"/>
          <w:sz w:val="24"/>
          <w:szCs w:val="24"/>
        </w:rPr>
      </w:pPr>
      <w:r w:rsidRPr="003F5AAB">
        <w:rPr>
          <w:rFonts w:asciiTheme="minorEastAsia" w:eastAsiaTheme="minorEastAsia" w:hAnsiTheme="minorEastAsia" w:hint="eastAsia"/>
          <w:b/>
          <w:bCs/>
          <w:sz w:val="24"/>
          <w:szCs w:val="24"/>
        </w:rPr>
        <w:t>解散和清</w:t>
      </w:r>
      <w:r w:rsidR="00917894">
        <w:rPr>
          <w:rFonts w:asciiTheme="minorEastAsia" w:eastAsiaTheme="minorEastAsia" w:hAnsiTheme="minorEastAsia" w:hint="eastAsia"/>
          <w:b/>
          <w:bCs/>
          <w:sz w:val="24"/>
          <w:szCs w:val="24"/>
        </w:rPr>
        <w:t>算</w:t>
      </w:r>
    </w:p>
    <w:p w14:paraId="5A1AED86" w14:textId="2A9642DD" w:rsidR="00C61E52" w:rsidRDefault="00C61E52" w:rsidP="00917894">
      <w:pPr>
        <w:widowControl w:val="0"/>
        <w:numPr>
          <w:ilvl w:val="0"/>
          <w:numId w:val="2"/>
        </w:numPr>
        <w:tabs>
          <w:tab w:val="left" w:pos="1414"/>
        </w:tabs>
        <w:adjustRightInd w:val="0"/>
        <w:snapToGrid w:val="0"/>
        <w:spacing w:afterLines="50" w:after="156" w:line="400" w:lineRule="exact"/>
        <w:ind w:left="0" w:firstLine="0"/>
        <w:rPr>
          <w:rFonts w:ascii="宋体" w:hAnsi="宋体"/>
          <w:sz w:val="24"/>
          <w:szCs w:val="24"/>
        </w:rPr>
      </w:pPr>
      <w:r>
        <w:rPr>
          <w:rFonts w:ascii="宋体" w:hAnsi="宋体" w:hint="eastAsia"/>
          <w:sz w:val="24"/>
          <w:szCs w:val="24"/>
        </w:rPr>
        <w:lastRenderedPageBreak/>
        <w:t>公司有下列情形之一的，可以解散，并由公司清算委员会向原公司登记机关申请注销登记：</w:t>
      </w:r>
    </w:p>
    <w:p w14:paraId="56170BB7" w14:textId="77777777" w:rsidR="00C61E52" w:rsidRDefault="00C61E52" w:rsidP="00917894">
      <w:pPr>
        <w:adjustRightInd w:val="0"/>
        <w:snapToGrid w:val="0"/>
        <w:spacing w:afterLines="50" w:after="156" w:line="400" w:lineRule="exact"/>
        <w:ind w:left="616" w:hanging="602"/>
        <w:rPr>
          <w:rFonts w:ascii="宋体" w:hAnsi="宋体"/>
          <w:sz w:val="24"/>
          <w:szCs w:val="24"/>
        </w:rPr>
      </w:pPr>
      <w:r>
        <w:rPr>
          <w:rFonts w:ascii="宋体" w:hAnsi="宋体" w:hint="eastAsia"/>
          <w:sz w:val="24"/>
          <w:szCs w:val="24"/>
        </w:rPr>
        <w:t>（一）公司被依法宣告破产；</w:t>
      </w:r>
    </w:p>
    <w:p w14:paraId="4D2943BF" w14:textId="77777777" w:rsidR="00C61E52" w:rsidRDefault="00C61E52" w:rsidP="00917894">
      <w:pPr>
        <w:adjustRightInd w:val="0"/>
        <w:snapToGrid w:val="0"/>
        <w:spacing w:afterLines="50" w:after="156" w:line="400" w:lineRule="exact"/>
        <w:ind w:left="1372" w:hanging="1372"/>
        <w:rPr>
          <w:rFonts w:ascii="宋体" w:hAnsi="宋体"/>
          <w:sz w:val="24"/>
          <w:szCs w:val="24"/>
        </w:rPr>
      </w:pPr>
      <w:r>
        <w:rPr>
          <w:rFonts w:ascii="宋体" w:hAnsi="宋体" w:hint="eastAsia"/>
          <w:sz w:val="24"/>
          <w:szCs w:val="24"/>
        </w:rPr>
        <w:t>（二）股东会决议解散；</w:t>
      </w:r>
    </w:p>
    <w:p w14:paraId="4318CF2D" w14:textId="77777777" w:rsidR="00C61E52" w:rsidRDefault="00C61E52" w:rsidP="00917894">
      <w:pPr>
        <w:adjustRightInd w:val="0"/>
        <w:snapToGrid w:val="0"/>
        <w:spacing w:afterLines="50" w:after="156" w:line="400" w:lineRule="exact"/>
        <w:ind w:left="616" w:hanging="602"/>
        <w:rPr>
          <w:rFonts w:ascii="宋体" w:hAnsi="宋体"/>
          <w:sz w:val="24"/>
          <w:szCs w:val="24"/>
        </w:rPr>
      </w:pPr>
      <w:r>
        <w:rPr>
          <w:rFonts w:ascii="宋体" w:hAnsi="宋体" w:hint="eastAsia"/>
          <w:sz w:val="24"/>
          <w:szCs w:val="24"/>
        </w:rPr>
        <w:t>（三）因公司合并或者分立需要解散：</w:t>
      </w:r>
    </w:p>
    <w:p w14:paraId="29D0D48E" w14:textId="77777777" w:rsidR="00C61E52" w:rsidRDefault="00C61E52" w:rsidP="00917894">
      <w:pPr>
        <w:adjustRightInd w:val="0"/>
        <w:snapToGrid w:val="0"/>
        <w:spacing w:afterLines="50" w:after="156" w:line="400" w:lineRule="exact"/>
        <w:ind w:left="616" w:hanging="602"/>
        <w:rPr>
          <w:rFonts w:ascii="宋体" w:hAnsi="宋体"/>
          <w:sz w:val="24"/>
          <w:szCs w:val="24"/>
        </w:rPr>
      </w:pPr>
      <w:r>
        <w:rPr>
          <w:rFonts w:ascii="宋体" w:hAnsi="宋体" w:hint="eastAsia"/>
          <w:sz w:val="24"/>
          <w:szCs w:val="24"/>
        </w:rPr>
        <w:t>（四）依法被吊销营业执照、责令关闭或者被撤销；</w:t>
      </w:r>
    </w:p>
    <w:p w14:paraId="4B7711F1" w14:textId="77777777" w:rsidR="00C61E52" w:rsidRDefault="00C61E52" w:rsidP="00917894">
      <w:pPr>
        <w:adjustRightInd w:val="0"/>
        <w:snapToGrid w:val="0"/>
        <w:spacing w:afterLines="50" w:after="156" w:line="400" w:lineRule="exact"/>
        <w:ind w:left="616" w:hanging="602"/>
        <w:rPr>
          <w:rFonts w:ascii="宋体" w:hAnsi="宋体"/>
          <w:sz w:val="24"/>
          <w:szCs w:val="24"/>
        </w:rPr>
      </w:pPr>
      <w:r>
        <w:rPr>
          <w:rFonts w:ascii="宋体" w:hAnsi="宋体" w:hint="eastAsia"/>
          <w:sz w:val="24"/>
          <w:szCs w:val="24"/>
        </w:rPr>
        <w:t>（五）人民法院依法予以解散；及</w:t>
      </w:r>
    </w:p>
    <w:p w14:paraId="31F839E5" w14:textId="77777777" w:rsidR="00C61E52" w:rsidRDefault="00C61E52" w:rsidP="00917894">
      <w:pPr>
        <w:adjustRightInd w:val="0"/>
        <w:snapToGrid w:val="0"/>
        <w:spacing w:afterLines="50" w:after="156" w:line="400" w:lineRule="exact"/>
        <w:ind w:left="616" w:hanging="602"/>
        <w:rPr>
          <w:rFonts w:ascii="宋体" w:hAnsi="宋体"/>
          <w:sz w:val="24"/>
          <w:szCs w:val="24"/>
        </w:rPr>
      </w:pPr>
      <w:r>
        <w:rPr>
          <w:rFonts w:ascii="宋体" w:hAnsi="宋体" w:hint="eastAsia"/>
          <w:sz w:val="24"/>
          <w:szCs w:val="24"/>
        </w:rPr>
        <w:t>（六）股东另行约定的其他解散事由出现。</w:t>
      </w:r>
    </w:p>
    <w:p w14:paraId="43471547" w14:textId="0BEE7398" w:rsidR="00C61E52" w:rsidRDefault="00C61E52" w:rsidP="00917894">
      <w:pPr>
        <w:widowControl w:val="0"/>
        <w:numPr>
          <w:ilvl w:val="0"/>
          <w:numId w:val="2"/>
        </w:numPr>
        <w:tabs>
          <w:tab w:val="left" w:pos="1414"/>
        </w:tabs>
        <w:adjustRightInd w:val="0"/>
        <w:snapToGrid w:val="0"/>
        <w:spacing w:afterLines="50" w:after="156" w:line="400" w:lineRule="exact"/>
        <w:ind w:left="0" w:firstLine="0"/>
        <w:rPr>
          <w:rFonts w:ascii="宋体" w:hAnsi="宋体"/>
          <w:sz w:val="24"/>
          <w:szCs w:val="24"/>
        </w:rPr>
      </w:pPr>
      <w:bookmarkStart w:id="39" w:name="_Ref265504057"/>
      <w:bookmarkStart w:id="40" w:name="_Toc183842975"/>
      <w:r>
        <w:rPr>
          <w:rFonts w:ascii="宋体" w:hAnsi="宋体" w:hint="eastAsia"/>
          <w:sz w:val="24"/>
          <w:szCs w:val="24"/>
        </w:rPr>
        <w:t>公司因上述第</w:t>
      </w:r>
      <w:r w:rsidR="005E3A2B">
        <w:rPr>
          <w:rFonts w:ascii="宋体" w:hAnsi="宋体" w:hint="eastAsia"/>
          <w:sz w:val="24"/>
          <w:szCs w:val="24"/>
        </w:rPr>
        <w:t>四</w:t>
      </w:r>
      <w:r>
        <w:rPr>
          <w:rFonts w:ascii="宋体" w:hAnsi="宋体" w:hint="eastAsia"/>
          <w:sz w:val="24"/>
          <w:szCs w:val="24"/>
        </w:rPr>
        <w:t>十</w:t>
      </w:r>
      <w:r w:rsidR="008B5782">
        <w:rPr>
          <w:rFonts w:ascii="宋体" w:hAnsi="宋体" w:hint="eastAsia"/>
          <w:sz w:val="24"/>
          <w:szCs w:val="24"/>
        </w:rPr>
        <w:t>三</w:t>
      </w:r>
      <w:r>
        <w:rPr>
          <w:rFonts w:ascii="宋体" w:hAnsi="宋体" w:hint="eastAsia"/>
          <w:sz w:val="24"/>
          <w:szCs w:val="24"/>
        </w:rPr>
        <w:t>条下第(一)项、第（二）项、第（四）项、第（五）项及第（六）项的规定解散公司时，</w:t>
      </w:r>
      <w:r>
        <w:rPr>
          <w:rFonts w:ascii="宋体" w:hAnsi="宋体" w:cs="宋体"/>
          <w:color w:val="000000"/>
          <w:sz w:val="25"/>
          <w:u w:color="218FC4"/>
        </w:rPr>
        <w:t>应当在解散事由出现之日起十五日内成立清算组，开始清算</w:t>
      </w:r>
      <w:r>
        <w:rPr>
          <w:rFonts w:ascii="宋体" w:hAnsi="宋体" w:cs="宋体" w:hint="eastAsia"/>
          <w:color w:val="000000"/>
          <w:sz w:val="25"/>
          <w:u w:color="218FC4"/>
        </w:rPr>
        <w:t>。</w:t>
      </w:r>
      <w:r>
        <w:rPr>
          <w:rFonts w:ascii="宋体" w:hAnsi="宋体" w:cs="宋体"/>
          <w:color w:val="000000"/>
          <w:sz w:val="25"/>
          <w:u w:color="218FC4"/>
        </w:rPr>
        <w:t>清算组由股东组成</w:t>
      </w:r>
      <w:r>
        <w:rPr>
          <w:rFonts w:ascii="宋体" w:hAnsi="宋体" w:hint="eastAsia"/>
          <w:sz w:val="24"/>
          <w:szCs w:val="24"/>
        </w:rPr>
        <w:t>。</w:t>
      </w:r>
      <w:bookmarkEnd w:id="39"/>
      <w:bookmarkEnd w:id="40"/>
    </w:p>
    <w:p w14:paraId="6A6D3193" w14:textId="77777777" w:rsidR="00886766" w:rsidRPr="00032245" w:rsidRDefault="006E3B90" w:rsidP="00917894">
      <w:pPr>
        <w:widowControl w:val="0"/>
        <w:numPr>
          <w:ilvl w:val="0"/>
          <w:numId w:val="2"/>
        </w:numPr>
        <w:tabs>
          <w:tab w:val="left" w:pos="1418"/>
        </w:tabs>
        <w:adjustRightInd w:val="0"/>
        <w:snapToGrid w:val="0"/>
        <w:spacing w:afterLines="50" w:after="156" w:line="400" w:lineRule="exact"/>
        <w:ind w:left="0" w:firstLine="0"/>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清算组在清算期间行使下列职权：</w:t>
      </w:r>
    </w:p>
    <w:p w14:paraId="7A13BB47"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（一）清理公司财产，编制资产负债表和财产清单；</w:t>
      </w:r>
    </w:p>
    <w:p w14:paraId="62047BB1"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（二）通知或者公告债权人；</w:t>
      </w:r>
    </w:p>
    <w:p w14:paraId="610A1A87"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（三）处理与清算有关的公司未了结的业务；</w:t>
      </w:r>
    </w:p>
    <w:p w14:paraId="5BA89617"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（四）处理对外投资及办理分支机构的注销；</w:t>
      </w:r>
    </w:p>
    <w:p w14:paraId="6D92E385"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（五）清缴所欠税款以及清算过程中产生的税款；</w:t>
      </w:r>
    </w:p>
    <w:p w14:paraId="372F4620"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（六）清理债权、债务；</w:t>
      </w:r>
    </w:p>
    <w:p w14:paraId="2BA2072D"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（七）处理公司清偿债务后的剩余财产；</w:t>
      </w:r>
    </w:p>
    <w:p w14:paraId="01FA231E" w14:textId="77777777" w:rsidR="00886766" w:rsidRPr="00032245" w:rsidRDefault="006E3B90" w:rsidP="00917894">
      <w:pPr>
        <w:spacing w:afterLines="50" w:after="156" w:line="400" w:lineRule="exac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（八）代表公司参与民事诉讼活动。</w:t>
      </w:r>
    </w:p>
    <w:p w14:paraId="51BE33AC" w14:textId="7040226D" w:rsidR="00886766" w:rsidRPr="00917894" w:rsidRDefault="006E3B90" w:rsidP="00917894">
      <w:pPr>
        <w:widowControl w:val="0"/>
        <w:numPr>
          <w:ilvl w:val="0"/>
          <w:numId w:val="2"/>
        </w:numPr>
        <w:tabs>
          <w:tab w:val="left" w:pos="1418"/>
        </w:tabs>
        <w:adjustRightInd w:val="0"/>
        <w:snapToGrid w:val="0"/>
        <w:spacing w:afterLines="50" w:after="156" w:line="400" w:lineRule="exact"/>
        <w:ind w:left="0" w:firstLine="0"/>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清算组应当自成立之日起十日内通知债权人，并向公司登记机关备案，</w:t>
      </w:r>
      <w:r w:rsidRPr="00917894">
        <w:rPr>
          <w:rFonts w:asciiTheme="minorEastAsia" w:eastAsiaTheme="minorEastAsia" w:hAnsiTheme="minorEastAsia" w:hint="eastAsia"/>
          <w:sz w:val="24"/>
          <w:szCs w:val="24"/>
        </w:rPr>
        <w:t>并于六十日内在报纸上公告。清算组应当对公司债权人的债权进行登记。</w:t>
      </w:r>
    </w:p>
    <w:p w14:paraId="5C87D9AF" w14:textId="6775A250" w:rsidR="00886766" w:rsidRPr="00917894" w:rsidRDefault="006E3B90" w:rsidP="00917894">
      <w:pPr>
        <w:widowControl w:val="0"/>
        <w:numPr>
          <w:ilvl w:val="0"/>
          <w:numId w:val="2"/>
        </w:numPr>
        <w:tabs>
          <w:tab w:val="left" w:pos="1418"/>
        </w:tabs>
        <w:adjustRightInd w:val="0"/>
        <w:snapToGrid w:val="0"/>
        <w:spacing w:afterLines="50" w:after="156" w:line="400" w:lineRule="exact"/>
        <w:ind w:left="0" w:firstLine="0"/>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清算组在清理公司财产、编制资产负债表和财产清单后，应当制定清</w:t>
      </w:r>
      <w:r w:rsidRPr="00917894">
        <w:rPr>
          <w:rFonts w:asciiTheme="minorEastAsia" w:eastAsiaTheme="minorEastAsia" w:hAnsiTheme="minorEastAsia" w:hint="eastAsia"/>
          <w:sz w:val="24"/>
          <w:szCs w:val="24"/>
        </w:rPr>
        <w:t>算方案，并报股东确认。清算组在清理公司财产后，发现公司财产不足清偿债务的，应当依法向人民法院申请宣告破产。</w:t>
      </w:r>
    </w:p>
    <w:p w14:paraId="1E83363C" w14:textId="26E0B480"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lastRenderedPageBreak/>
        <w:t>公司财产在分别支付清算费用、职工的工资、社会保险费用和法定补偿金，缴纳所欠税款，清偿公司债务后的剩余财产分配给股东。清算期间，公司存续，但不得开展与清算无关的经营活动。公司财产在未按前款规定清偿前，不得分配给股东。</w:t>
      </w:r>
    </w:p>
    <w:p w14:paraId="4866FEFF" w14:textId="15795963" w:rsidR="00886766" w:rsidRPr="00917894" w:rsidRDefault="006E3B90" w:rsidP="00917894">
      <w:pPr>
        <w:widowControl w:val="0"/>
        <w:numPr>
          <w:ilvl w:val="0"/>
          <w:numId w:val="2"/>
        </w:numPr>
        <w:tabs>
          <w:tab w:val="left" w:pos="1418"/>
        </w:tabs>
        <w:adjustRightInd w:val="0"/>
        <w:snapToGrid w:val="0"/>
        <w:spacing w:afterLines="50" w:after="156" w:line="400" w:lineRule="exact"/>
        <w:ind w:left="0" w:firstLine="0"/>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公司清算结束后，清算组应当制作清算报告，报股东或公司主管机关</w:t>
      </w:r>
      <w:r w:rsidRPr="00917894">
        <w:rPr>
          <w:rFonts w:asciiTheme="minorEastAsia" w:eastAsiaTheme="minorEastAsia" w:hAnsiTheme="minorEastAsia" w:hint="eastAsia"/>
          <w:sz w:val="24"/>
          <w:szCs w:val="24"/>
        </w:rPr>
        <w:t>确认。并向公司登记机关申请公司注销登记，公告公司终止。</w:t>
      </w:r>
    </w:p>
    <w:p w14:paraId="77CAFCD5" w14:textId="6B66D7FF" w:rsidR="00886766" w:rsidRPr="00917894" w:rsidRDefault="006E3B90" w:rsidP="00917894">
      <w:pPr>
        <w:widowControl w:val="0"/>
        <w:numPr>
          <w:ilvl w:val="0"/>
          <w:numId w:val="2"/>
        </w:numPr>
        <w:tabs>
          <w:tab w:val="left" w:pos="1418"/>
        </w:tabs>
        <w:adjustRightInd w:val="0"/>
        <w:snapToGrid w:val="0"/>
        <w:spacing w:afterLines="50" w:after="156" w:line="400" w:lineRule="exact"/>
        <w:ind w:left="0" w:firstLine="0"/>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清算组成员应当忠于职守，依法履行清算义务。清算组成员不得利用</w:t>
      </w:r>
      <w:r w:rsidRPr="00917894">
        <w:rPr>
          <w:rFonts w:asciiTheme="minorEastAsia" w:eastAsiaTheme="minorEastAsia" w:hAnsiTheme="minorEastAsia" w:hint="eastAsia"/>
          <w:sz w:val="24"/>
          <w:szCs w:val="24"/>
        </w:rPr>
        <w:t>职权收受贿赂或者其他非法收入，不得侵占公司财产。</w:t>
      </w:r>
    </w:p>
    <w:p w14:paraId="107B06A4" w14:textId="0C51C658" w:rsidR="00817C78"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清算组成员因故意或者重大过失给公司或者债权人造成损失的，应当承担赔偿责任。</w:t>
      </w:r>
    </w:p>
    <w:p w14:paraId="5ABA89A8" w14:textId="77777777" w:rsidR="00886766" w:rsidRPr="00A67B2E" w:rsidRDefault="006E3B90" w:rsidP="00917894">
      <w:pPr>
        <w:pStyle w:val="ad"/>
        <w:numPr>
          <w:ilvl w:val="0"/>
          <w:numId w:val="4"/>
        </w:numPr>
        <w:spacing w:afterLines="50" w:after="156" w:line="400" w:lineRule="exact"/>
        <w:ind w:left="4253" w:firstLineChars="0" w:hanging="722"/>
        <w:jc w:val="left"/>
        <w:rPr>
          <w:rFonts w:asciiTheme="minorEastAsia" w:eastAsiaTheme="minorEastAsia" w:hAnsiTheme="minorEastAsia"/>
          <w:b/>
          <w:bCs/>
          <w:sz w:val="24"/>
          <w:szCs w:val="24"/>
        </w:rPr>
      </w:pPr>
      <w:r w:rsidRPr="00A67B2E">
        <w:rPr>
          <w:rFonts w:asciiTheme="minorEastAsia" w:eastAsiaTheme="minorEastAsia" w:hAnsiTheme="minorEastAsia" w:hint="eastAsia"/>
          <w:b/>
          <w:bCs/>
          <w:sz w:val="24"/>
          <w:szCs w:val="24"/>
        </w:rPr>
        <w:t>附则</w:t>
      </w:r>
    </w:p>
    <w:p w14:paraId="4F2DDB9A" w14:textId="4FC2B874" w:rsidR="00886766" w:rsidRPr="005E3A2B" w:rsidRDefault="006E3B90" w:rsidP="005E3A2B">
      <w:pPr>
        <w:widowControl w:val="0"/>
        <w:numPr>
          <w:ilvl w:val="0"/>
          <w:numId w:val="2"/>
        </w:numPr>
        <w:tabs>
          <w:tab w:val="left" w:pos="1418"/>
        </w:tabs>
        <w:adjustRightInd w:val="0"/>
        <w:snapToGrid w:val="0"/>
        <w:spacing w:afterLines="50" w:after="156" w:line="400" w:lineRule="exact"/>
        <w:ind w:left="0" w:firstLine="0"/>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本章程中涉及登记事项的变更及其他重要条款变动应当修改公司章程。</w:t>
      </w:r>
      <w:r w:rsidRPr="005E3A2B">
        <w:rPr>
          <w:rFonts w:asciiTheme="minorEastAsia" w:eastAsiaTheme="minorEastAsia" w:hAnsiTheme="minorEastAsia" w:hint="eastAsia"/>
          <w:sz w:val="24"/>
          <w:szCs w:val="24"/>
        </w:rPr>
        <w:t>公司章程的修改程序，应当符合公司法及其本章程的规定。</w:t>
      </w:r>
    </w:p>
    <w:p w14:paraId="2D4E7A63"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股东通过的章程修正案或新章程，均为本章程的组成部分，应当报公司登记机关备</w:t>
      </w:r>
    </w:p>
    <w:p w14:paraId="36BA00D5" w14:textId="77777777" w:rsidR="00886766" w:rsidRPr="00032245" w:rsidRDefault="006E3B90" w:rsidP="00917894">
      <w:pPr>
        <w:spacing w:afterLines="50" w:after="156" w:line="400" w:lineRule="exact"/>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案。</w:t>
      </w:r>
    </w:p>
    <w:p w14:paraId="18BEAF31" w14:textId="77777777" w:rsidR="00886766" w:rsidRPr="00032245" w:rsidRDefault="006E3B90" w:rsidP="00917894">
      <w:pPr>
        <w:widowControl w:val="0"/>
        <w:numPr>
          <w:ilvl w:val="0"/>
          <w:numId w:val="2"/>
        </w:numPr>
        <w:tabs>
          <w:tab w:val="left" w:pos="1418"/>
        </w:tabs>
        <w:adjustRightInd w:val="0"/>
        <w:snapToGrid w:val="0"/>
        <w:spacing w:afterLines="50" w:after="156" w:line="400" w:lineRule="exact"/>
        <w:ind w:left="0" w:firstLine="0"/>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公司应当将依据章程形成的会议记录等相关法律文书存档备查。</w:t>
      </w:r>
    </w:p>
    <w:p w14:paraId="6653AD09" w14:textId="77777777" w:rsidR="00886766" w:rsidRPr="00032245" w:rsidRDefault="006E3B90" w:rsidP="00917894">
      <w:pPr>
        <w:widowControl w:val="0"/>
        <w:numPr>
          <w:ilvl w:val="0"/>
          <w:numId w:val="2"/>
        </w:numPr>
        <w:tabs>
          <w:tab w:val="left" w:pos="1418"/>
        </w:tabs>
        <w:adjustRightInd w:val="0"/>
        <w:snapToGrid w:val="0"/>
        <w:spacing w:afterLines="50" w:after="156" w:line="400" w:lineRule="exact"/>
        <w:ind w:left="0" w:firstLine="0"/>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本章程与国家法律法规相抵触的，以国家法律法规的规定为准。</w:t>
      </w:r>
    </w:p>
    <w:p w14:paraId="3F7EBA15" w14:textId="04365E8C" w:rsidR="00886766" w:rsidRDefault="006E3B90" w:rsidP="005E3A2B">
      <w:pPr>
        <w:widowControl w:val="0"/>
        <w:numPr>
          <w:ilvl w:val="0"/>
          <w:numId w:val="2"/>
        </w:numPr>
        <w:tabs>
          <w:tab w:val="left" w:pos="1418"/>
        </w:tabs>
        <w:adjustRightInd w:val="0"/>
        <w:snapToGrid w:val="0"/>
        <w:spacing w:afterLines="50" w:after="156" w:line="400" w:lineRule="exact"/>
        <w:ind w:left="0" w:firstLine="0"/>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本章程的解释权归公司股东</w:t>
      </w:r>
      <w:r w:rsidR="00AC7E19" w:rsidRPr="00032245">
        <w:rPr>
          <w:rFonts w:asciiTheme="minorEastAsia" w:eastAsiaTheme="minorEastAsia" w:hAnsiTheme="minorEastAsia" w:hint="eastAsia"/>
          <w:sz w:val="24"/>
          <w:szCs w:val="24"/>
        </w:rPr>
        <w:t>。</w:t>
      </w:r>
    </w:p>
    <w:p w14:paraId="076EFACF" w14:textId="77777777" w:rsidR="00726ED6" w:rsidRPr="005E3A2B" w:rsidRDefault="00726ED6" w:rsidP="00726ED6">
      <w:pPr>
        <w:widowControl w:val="0"/>
        <w:tabs>
          <w:tab w:val="left" w:pos="1418"/>
        </w:tabs>
        <w:adjustRightInd w:val="0"/>
        <w:snapToGrid w:val="0"/>
        <w:spacing w:afterLines="50" w:after="156" w:line="400" w:lineRule="exact"/>
        <w:rPr>
          <w:rFonts w:asciiTheme="minorEastAsia" w:eastAsiaTheme="minorEastAsia" w:hAnsiTheme="minorEastAsia"/>
          <w:sz w:val="24"/>
          <w:szCs w:val="24"/>
        </w:rPr>
      </w:pPr>
    </w:p>
    <w:p w14:paraId="7BB582EE" w14:textId="77777777" w:rsidR="003168BE" w:rsidRPr="00032245" w:rsidRDefault="003168BE" w:rsidP="00A67B2E">
      <w:pPr>
        <w:spacing w:line="390" w:lineRule="exact"/>
        <w:ind w:firstLineChars="1299" w:firstLine="3118"/>
        <w:jc w:val="left"/>
        <w:rPr>
          <w:rFonts w:asciiTheme="minorEastAsia" w:eastAsiaTheme="minorEastAsia" w:hAnsiTheme="minorEastAsia"/>
          <w:sz w:val="24"/>
          <w:szCs w:val="24"/>
        </w:rPr>
      </w:pPr>
      <w:r w:rsidRPr="00032245">
        <w:rPr>
          <w:rFonts w:asciiTheme="minorEastAsia" w:eastAsiaTheme="minorEastAsia" w:hAnsiTheme="minorEastAsia" w:hint="eastAsia"/>
          <w:sz w:val="24"/>
          <w:szCs w:val="24"/>
        </w:rPr>
        <w:t>（</w:t>
      </w:r>
      <w:r w:rsidR="00A67B2E">
        <w:rPr>
          <w:rFonts w:asciiTheme="minorEastAsia" w:eastAsiaTheme="minorEastAsia" w:hAnsiTheme="minorEastAsia" w:hint="eastAsia"/>
          <w:sz w:val="24"/>
          <w:szCs w:val="24"/>
        </w:rPr>
        <w:t>以</w:t>
      </w:r>
      <w:r w:rsidR="00E904AB">
        <w:rPr>
          <w:rFonts w:asciiTheme="minorEastAsia" w:eastAsiaTheme="minorEastAsia" w:hAnsiTheme="minorEastAsia" w:hint="eastAsia"/>
          <w:sz w:val="24"/>
          <w:szCs w:val="24"/>
        </w:rPr>
        <w:t>下</w:t>
      </w:r>
      <w:r w:rsidRPr="00032245">
        <w:rPr>
          <w:rFonts w:asciiTheme="minorEastAsia" w:eastAsiaTheme="minorEastAsia" w:hAnsiTheme="minorEastAsia" w:hint="eastAsia"/>
          <w:sz w:val="24"/>
          <w:szCs w:val="24"/>
        </w:rPr>
        <w:t>无正文）</w:t>
      </w:r>
    </w:p>
    <w:p w14:paraId="7D6CD35A" w14:textId="77777777" w:rsidR="00AA6809" w:rsidRPr="00032245" w:rsidRDefault="00AA6809" w:rsidP="00032245">
      <w:pPr>
        <w:spacing w:line="400" w:lineRule="exact"/>
        <w:jc w:val="left"/>
        <w:rPr>
          <w:rFonts w:asciiTheme="minorEastAsia" w:eastAsiaTheme="minorEastAsia" w:hAnsiTheme="minorEastAsia"/>
          <w:sz w:val="24"/>
          <w:szCs w:val="24"/>
        </w:rPr>
      </w:pPr>
    </w:p>
    <w:p w14:paraId="20720BAF" w14:textId="77777777" w:rsidR="00E904AB" w:rsidRPr="00032245" w:rsidRDefault="00E904AB" w:rsidP="00032245">
      <w:pPr>
        <w:spacing w:line="400" w:lineRule="exact"/>
        <w:jc w:val="left"/>
        <w:rPr>
          <w:rFonts w:asciiTheme="minorEastAsia" w:eastAsiaTheme="minorEastAsia" w:hAnsiTheme="minorEastAsia"/>
          <w:sz w:val="24"/>
          <w:szCs w:val="24"/>
        </w:rPr>
      </w:pPr>
    </w:p>
    <w:p w14:paraId="523703F4" w14:textId="27851079" w:rsidR="00886766" w:rsidRPr="00032245" w:rsidRDefault="001333D8" w:rsidP="00032245">
      <w:pPr>
        <w:spacing w:line="400" w:lineRule="exact"/>
        <w:ind w:firstLineChars="100" w:firstLine="240"/>
        <w:jc w:val="left"/>
        <w:rPr>
          <w:rFonts w:asciiTheme="minorEastAsia" w:eastAsiaTheme="minorEastAsia" w:hAnsiTheme="minorEastAsia"/>
          <w:sz w:val="24"/>
          <w:szCs w:val="24"/>
        </w:rPr>
      </w:pPr>
      <w:ins w:id="41" w:author="xb21cn" w:date="2024-01-30T20:14:00Z">
        <w:r>
          <w:rPr>
            <w:rFonts w:asciiTheme="minorEastAsia" w:eastAsiaTheme="minorEastAsia" w:hAnsiTheme="minorEastAsia" w:hint="eastAsia"/>
            <w:sz w:val="24"/>
            <w:szCs w:val="24"/>
          </w:rPr>
          <w:t>公司</w:t>
        </w:r>
      </w:ins>
      <w:r w:rsidR="006E3B90" w:rsidRPr="00032245">
        <w:rPr>
          <w:rFonts w:asciiTheme="minorEastAsia" w:eastAsiaTheme="minorEastAsia" w:hAnsiTheme="minorEastAsia" w:hint="eastAsia"/>
          <w:sz w:val="24"/>
          <w:szCs w:val="24"/>
        </w:rPr>
        <w:t>签章：</w:t>
      </w:r>
    </w:p>
    <w:p w14:paraId="37AA6F34" w14:textId="77777777" w:rsidR="00886766" w:rsidRPr="00032245" w:rsidRDefault="00886766" w:rsidP="00032245">
      <w:pPr>
        <w:spacing w:line="400" w:lineRule="exact"/>
        <w:jc w:val="left"/>
        <w:rPr>
          <w:rFonts w:asciiTheme="minorEastAsia" w:eastAsiaTheme="minorEastAsia" w:hAnsiTheme="minorEastAsia"/>
          <w:sz w:val="24"/>
          <w:szCs w:val="24"/>
        </w:rPr>
      </w:pPr>
    </w:p>
    <w:p w14:paraId="314A1AAE" w14:textId="77777777" w:rsidR="003168BE" w:rsidRPr="00032245" w:rsidRDefault="003168BE" w:rsidP="005E3A2B">
      <w:pPr>
        <w:spacing w:line="400" w:lineRule="exact"/>
        <w:jc w:val="left"/>
        <w:rPr>
          <w:rFonts w:asciiTheme="minorEastAsia" w:eastAsiaTheme="minorEastAsia" w:hAnsiTheme="minorEastAsia" w:cs="宋体"/>
          <w:color w:val="000000" w:themeColor="text1"/>
          <w:sz w:val="24"/>
          <w:szCs w:val="24"/>
          <w:shd w:val="clear" w:color="auto" w:fill="FFFFFF"/>
        </w:rPr>
      </w:pPr>
    </w:p>
    <w:p w14:paraId="02EE5C35" w14:textId="77777777" w:rsidR="00886766" w:rsidRPr="00032245" w:rsidRDefault="006E3B90" w:rsidP="00032245">
      <w:pPr>
        <w:spacing w:line="400" w:lineRule="exact"/>
        <w:ind w:firstLineChars="2600" w:firstLine="6240"/>
        <w:jc w:val="left"/>
        <w:rPr>
          <w:rFonts w:asciiTheme="minorEastAsia" w:eastAsiaTheme="minorEastAsia" w:hAnsiTheme="minorEastAsia" w:cs="宋体"/>
          <w:color w:val="000000" w:themeColor="text1"/>
          <w:sz w:val="24"/>
          <w:szCs w:val="24"/>
          <w:shd w:val="clear" w:color="auto" w:fill="FFFFFF"/>
        </w:rPr>
      </w:pPr>
      <w:r w:rsidRPr="00032245">
        <w:rPr>
          <w:rFonts w:asciiTheme="minorEastAsia" w:eastAsiaTheme="minorEastAsia" w:hAnsiTheme="minorEastAsia" w:cs="宋体" w:hint="eastAsia"/>
          <w:color w:val="000000" w:themeColor="text1"/>
          <w:sz w:val="24"/>
          <w:szCs w:val="24"/>
          <w:shd w:val="clear" w:color="auto" w:fill="FFFFFF"/>
        </w:rPr>
        <w:t>年     月      日</w:t>
      </w:r>
    </w:p>
    <w:sectPr w:rsidR="00886766" w:rsidRPr="00032245" w:rsidSect="00FF2707">
      <w:pgSz w:w="12240" w:h="15840"/>
      <w:pgMar w:top="1440" w:right="1800" w:bottom="1440" w:left="1800" w:header="720" w:footer="72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3B9786" w14:textId="77777777" w:rsidR="00FF2707" w:rsidRDefault="00FF2707" w:rsidP="006E3B90">
      <w:r>
        <w:separator/>
      </w:r>
    </w:p>
  </w:endnote>
  <w:endnote w:type="continuationSeparator" w:id="0">
    <w:p w14:paraId="03A6A2DA" w14:textId="77777777" w:rsidR="00FF2707" w:rsidRDefault="00FF2707" w:rsidP="006E3B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C88EA0" w14:textId="77777777" w:rsidR="00FF2707" w:rsidRDefault="00FF2707" w:rsidP="006E3B90">
      <w:r>
        <w:separator/>
      </w:r>
    </w:p>
  </w:footnote>
  <w:footnote w:type="continuationSeparator" w:id="0">
    <w:p w14:paraId="135198FC" w14:textId="77777777" w:rsidR="00FF2707" w:rsidRDefault="00FF2707" w:rsidP="006E3B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60AEA"/>
    <w:multiLevelType w:val="hybridMultilevel"/>
    <w:tmpl w:val="16B21874"/>
    <w:lvl w:ilvl="0" w:tplc="E6E0A254">
      <w:start w:val="1"/>
      <w:numFmt w:val="japaneseCounting"/>
      <w:lvlText w:val="第%1章"/>
      <w:lvlJc w:val="left"/>
      <w:pPr>
        <w:ind w:left="4524" w:hanging="840"/>
      </w:pPr>
      <w:rPr>
        <w:rFonts w:hint="default"/>
      </w:rPr>
    </w:lvl>
    <w:lvl w:ilvl="1" w:tplc="04090019" w:tentative="1">
      <w:start w:val="1"/>
      <w:numFmt w:val="lowerLetter"/>
      <w:lvlText w:val="%2)"/>
      <w:lvlJc w:val="left"/>
      <w:pPr>
        <w:ind w:left="4564" w:hanging="440"/>
      </w:pPr>
    </w:lvl>
    <w:lvl w:ilvl="2" w:tplc="0409001B" w:tentative="1">
      <w:start w:val="1"/>
      <w:numFmt w:val="lowerRoman"/>
      <w:lvlText w:val="%3."/>
      <w:lvlJc w:val="right"/>
      <w:pPr>
        <w:ind w:left="5004" w:hanging="440"/>
      </w:pPr>
    </w:lvl>
    <w:lvl w:ilvl="3" w:tplc="0409000F" w:tentative="1">
      <w:start w:val="1"/>
      <w:numFmt w:val="decimal"/>
      <w:lvlText w:val="%4."/>
      <w:lvlJc w:val="left"/>
      <w:pPr>
        <w:ind w:left="5444" w:hanging="440"/>
      </w:pPr>
    </w:lvl>
    <w:lvl w:ilvl="4" w:tplc="04090019" w:tentative="1">
      <w:start w:val="1"/>
      <w:numFmt w:val="lowerLetter"/>
      <w:lvlText w:val="%5)"/>
      <w:lvlJc w:val="left"/>
      <w:pPr>
        <w:ind w:left="5884" w:hanging="440"/>
      </w:pPr>
    </w:lvl>
    <w:lvl w:ilvl="5" w:tplc="0409001B" w:tentative="1">
      <w:start w:val="1"/>
      <w:numFmt w:val="lowerRoman"/>
      <w:lvlText w:val="%6."/>
      <w:lvlJc w:val="right"/>
      <w:pPr>
        <w:ind w:left="6324" w:hanging="440"/>
      </w:pPr>
    </w:lvl>
    <w:lvl w:ilvl="6" w:tplc="0409000F" w:tentative="1">
      <w:start w:val="1"/>
      <w:numFmt w:val="decimal"/>
      <w:lvlText w:val="%7."/>
      <w:lvlJc w:val="left"/>
      <w:pPr>
        <w:ind w:left="6764" w:hanging="440"/>
      </w:pPr>
    </w:lvl>
    <w:lvl w:ilvl="7" w:tplc="04090019" w:tentative="1">
      <w:start w:val="1"/>
      <w:numFmt w:val="lowerLetter"/>
      <w:lvlText w:val="%8)"/>
      <w:lvlJc w:val="left"/>
      <w:pPr>
        <w:ind w:left="7204" w:hanging="440"/>
      </w:pPr>
    </w:lvl>
    <w:lvl w:ilvl="8" w:tplc="0409001B" w:tentative="1">
      <w:start w:val="1"/>
      <w:numFmt w:val="lowerRoman"/>
      <w:lvlText w:val="%9."/>
      <w:lvlJc w:val="right"/>
      <w:pPr>
        <w:ind w:left="7644" w:hanging="440"/>
      </w:pPr>
    </w:lvl>
  </w:abstractNum>
  <w:abstractNum w:abstractNumId="1" w15:restartNumberingAfterBreak="0">
    <w:nsid w:val="265F3CE7"/>
    <w:multiLevelType w:val="hybridMultilevel"/>
    <w:tmpl w:val="03C4D3BE"/>
    <w:lvl w:ilvl="0" w:tplc="626A1C02">
      <w:start w:val="1"/>
      <w:numFmt w:val="japaneseCounting"/>
      <w:lvlText w:val="第%1条"/>
      <w:lvlJc w:val="left"/>
      <w:pPr>
        <w:ind w:left="960" w:hanging="9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B616B98"/>
    <w:multiLevelType w:val="hybridMultilevel"/>
    <w:tmpl w:val="0C50CDFA"/>
    <w:lvl w:ilvl="0" w:tplc="04090017">
      <w:start w:val="1"/>
      <w:numFmt w:val="chineseCountingThousand"/>
      <w:lvlText w:val="(%1)"/>
      <w:lvlJc w:val="left"/>
      <w:pPr>
        <w:ind w:left="1040" w:hanging="440"/>
      </w:pPr>
    </w:lvl>
    <w:lvl w:ilvl="1" w:tplc="04090019" w:tentative="1">
      <w:start w:val="1"/>
      <w:numFmt w:val="lowerLetter"/>
      <w:lvlText w:val="%2)"/>
      <w:lvlJc w:val="left"/>
      <w:pPr>
        <w:ind w:left="1480" w:hanging="440"/>
      </w:pPr>
    </w:lvl>
    <w:lvl w:ilvl="2" w:tplc="0409001B">
      <w:start w:val="1"/>
      <w:numFmt w:val="lowerRoman"/>
      <w:lvlText w:val="%3."/>
      <w:lvlJc w:val="right"/>
      <w:pPr>
        <w:ind w:left="1920" w:hanging="440"/>
      </w:pPr>
    </w:lvl>
    <w:lvl w:ilvl="3" w:tplc="0409000F" w:tentative="1">
      <w:start w:val="1"/>
      <w:numFmt w:val="decimal"/>
      <w:lvlText w:val="%4."/>
      <w:lvlJc w:val="left"/>
      <w:pPr>
        <w:ind w:left="2360" w:hanging="440"/>
      </w:pPr>
    </w:lvl>
    <w:lvl w:ilvl="4" w:tplc="04090019" w:tentative="1">
      <w:start w:val="1"/>
      <w:numFmt w:val="lowerLetter"/>
      <w:lvlText w:val="%5)"/>
      <w:lvlJc w:val="left"/>
      <w:pPr>
        <w:ind w:left="2800" w:hanging="440"/>
      </w:pPr>
    </w:lvl>
    <w:lvl w:ilvl="5" w:tplc="0409001B" w:tentative="1">
      <w:start w:val="1"/>
      <w:numFmt w:val="lowerRoman"/>
      <w:lvlText w:val="%6."/>
      <w:lvlJc w:val="right"/>
      <w:pPr>
        <w:ind w:left="3240" w:hanging="440"/>
      </w:pPr>
    </w:lvl>
    <w:lvl w:ilvl="6" w:tplc="0409000F" w:tentative="1">
      <w:start w:val="1"/>
      <w:numFmt w:val="decimal"/>
      <w:lvlText w:val="%7."/>
      <w:lvlJc w:val="left"/>
      <w:pPr>
        <w:ind w:left="3680" w:hanging="440"/>
      </w:pPr>
    </w:lvl>
    <w:lvl w:ilvl="7" w:tplc="04090019" w:tentative="1">
      <w:start w:val="1"/>
      <w:numFmt w:val="lowerLetter"/>
      <w:lvlText w:val="%8)"/>
      <w:lvlJc w:val="left"/>
      <w:pPr>
        <w:ind w:left="4120" w:hanging="440"/>
      </w:pPr>
    </w:lvl>
    <w:lvl w:ilvl="8" w:tplc="0409001B" w:tentative="1">
      <w:start w:val="1"/>
      <w:numFmt w:val="lowerRoman"/>
      <w:lvlText w:val="%9."/>
      <w:lvlJc w:val="right"/>
      <w:pPr>
        <w:ind w:left="4560" w:hanging="440"/>
      </w:pPr>
    </w:lvl>
  </w:abstractNum>
  <w:abstractNum w:abstractNumId="3" w15:restartNumberingAfterBreak="0">
    <w:nsid w:val="358B43C9"/>
    <w:multiLevelType w:val="hybridMultilevel"/>
    <w:tmpl w:val="897495B0"/>
    <w:lvl w:ilvl="0" w:tplc="C6AC3494">
      <w:start w:val="1"/>
      <w:numFmt w:val="decimal"/>
      <w:lvlText w:val="%1."/>
      <w:lvlJc w:val="left"/>
      <w:pPr>
        <w:ind w:left="360" w:hanging="360"/>
      </w:pPr>
      <w:rPr>
        <w:rFonts w:asciiTheme="minorEastAsia" w:eastAsiaTheme="minorEastAsia" w:hAnsiTheme="minorEastAsia"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3FDB7804"/>
    <w:multiLevelType w:val="multilevel"/>
    <w:tmpl w:val="3FDB7804"/>
    <w:lvl w:ilvl="0">
      <w:start w:val="1"/>
      <w:numFmt w:val="chineseCountingThousand"/>
      <w:lvlText w:val="(%1)"/>
      <w:lvlJc w:val="left"/>
      <w:pPr>
        <w:ind w:left="1722" w:hanging="420"/>
      </w:pPr>
    </w:lvl>
    <w:lvl w:ilvl="1">
      <w:start w:val="1"/>
      <w:numFmt w:val="lowerLetter"/>
      <w:lvlText w:val="%2)"/>
      <w:lvlJc w:val="left"/>
      <w:pPr>
        <w:ind w:left="2142" w:hanging="420"/>
      </w:pPr>
    </w:lvl>
    <w:lvl w:ilvl="2">
      <w:start w:val="1"/>
      <w:numFmt w:val="chineseCountingThousand"/>
      <w:lvlText w:val="(%3)"/>
      <w:lvlJc w:val="left"/>
      <w:pPr>
        <w:ind w:left="2562" w:hanging="420"/>
      </w:pPr>
    </w:lvl>
    <w:lvl w:ilvl="3">
      <w:start w:val="1"/>
      <w:numFmt w:val="decimal"/>
      <w:lvlText w:val="%4."/>
      <w:lvlJc w:val="left"/>
      <w:pPr>
        <w:ind w:left="2982" w:hanging="420"/>
      </w:pPr>
    </w:lvl>
    <w:lvl w:ilvl="4">
      <w:start w:val="1"/>
      <w:numFmt w:val="lowerLetter"/>
      <w:lvlText w:val="%5)"/>
      <w:lvlJc w:val="left"/>
      <w:pPr>
        <w:ind w:left="3402" w:hanging="420"/>
      </w:pPr>
    </w:lvl>
    <w:lvl w:ilvl="5">
      <w:start w:val="1"/>
      <w:numFmt w:val="lowerRoman"/>
      <w:lvlText w:val="%6."/>
      <w:lvlJc w:val="right"/>
      <w:pPr>
        <w:ind w:left="3822" w:hanging="420"/>
      </w:pPr>
    </w:lvl>
    <w:lvl w:ilvl="6">
      <w:start w:val="1"/>
      <w:numFmt w:val="decimal"/>
      <w:lvlText w:val="%7."/>
      <w:lvlJc w:val="left"/>
      <w:pPr>
        <w:ind w:left="4242" w:hanging="420"/>
      </w:pPr>
    </w:lvl>
    <w:lvl w:ilvl="7">
      <w:start w:val="1"/>
      <w:numFmt w:val="lowerLetter"/>
      <w:lvlText w:val="%8)"/>
      <w:lvlJc w:val="left"/>
      <w:pPr>
        <w:ind w:left="4662" w:hanging="420"/>
      </w:pPr>
    </w:lvl>
    <w:lvl w:ilvl="8">
      <w:start w:val="1"/>
      <w:numFmt w:val="lowerRoman"/>
      <w:lvlText w:val="%9."/>
      <w:lvlJc w:val="right"/>
      <w:pPr>
        <w:ind w:left="5082" w:hanging="420"/>
      </w:pPr>
    </w:lvl>
  </w:abstractNum>
  <w:abstractNum w:abstractNumId="5" w15:restartNumberingAfterBreak="0">
    <w:nsid w:val="460607C2"/>
    <w:multiLevelType w:val="hybridMultilevel"/>
    <w:tmpl w:val="C4F68454"/>
    <w:lvl w:ilvl="0" w:tplc="04090017">
      <w:start w:val="1"/>
      <w:numFmt w:val="chineseCountingThousand"/>
      <w:lvlText w:val="(%1)"/>
      <w:lvlJc w:val="left"/>
      <w:pPr>
        <w:ind w:left="440" w:hanging="440"/>
      </w:pPr>
    </w:lvl>
    <w:lvl w:ilvl="1" w:tplc="04090017">
      <w:start w:val="1"/>
      <w:numFmt w:val="chineseCountingThousand"/>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483C7055"/>
    <w:multiLevelType w:val="hybridMultilevel"/>
    <w:tmpl w:val="2BD29340"/>
    <w:lvl w:ilvl="0" w:tplc="AC4C4A9A">
      <w:start w:val="1"/>
      <w:numFmt w:val="chineseCountingThousand"/>
      <w:lvlText w:val="第%1章"/>
      <w:lvlJc w:val="left"/>
      <w:pPr>
        <w:ind w:left="4124" w:hanging="440"/>
      </w:pPr>
      <w:rPr>
        <w:rFonts w:hint="eastAsia"/>
        <w:b/>
        <w:bCs/>
      </w:rPr>
    </w:lvl>
    <w:lvl w:ilvl="1" w:tplc="04090019" w:tentative="1">
      <w:start w:val="1"/>
      <w:numFmt w:val="lowerLetter"/>
      <w:lvlText w:val="%2)"/>
      <w:lvlJc w:val="left"/>
      <w:pPr>
        <w:ind w:left="4564" w:hanging="440"/>
      </w:pPr>
    </w:lvl>
    <w:lvl w:ilvl="2" w:tplc="0409001B" w:tentative="1">
      <w:start w:val="1"/>
      <w:numFmt w:val="lowerRoman"/>
      <w:lvlText w:val="%3."/>
      <w:lvlJc w:val="right"/>
      <w:pPr>
        <w:ind w:left="5004" w:hanging="440"/>
      </w:pPr>
    </w:lvl>
    <w:lvl w:ilvl="3" w:tplc="0409000F" w:tentative="1">
      <w:start w:val="1"/>
      <w:numFmt w:val="decimal"/>
      <w:lvlText w:val="%4."/>
      <w:lvlJc w:val="left"/>
      <w:pPr>
        <w:ind w:left="5444" w:hanging="440"/>
      </w:pPr>
    </w:lvl>
    <w:lvl w:ilvl="4" w:tplc="04090019" w:tentative="1">
      <w:start w:val="1"/>
      <w:numFmt w:val="lowerLetter"/>
      <w:lvlText w:val="%5)"/>
      <w:lvlJc w:val="left"/>
      <w:pPr>
        <w:ind w:left="5884" w:hanging="440"/>
      </w:pPr>
    </w:lvl>
    <w:lvl w:ilvl="5" w:tplc="0409001B" w:tentative="1">
      <w:start w:val="1"/>
      <w:numFmt w:val="lowerRoman"/>
      <w:lvlText w:val="%6."/>
      <w:lvlJc w:val="right"/>
      <w:pPr>
        <w:ind w:left="6324" w:hanging="440"/>
      </w:pPr>
    </w:lvl>
    <w:lvl w:ilvl="6" w:tplc="0409000F" w:tentative="1">
      <w:start w:val="1"/>
      <w:numFmt w:val="decimal"/>
      <w:lvlText w:val="%7."/>
      <w:lvlJc w:val="left"/>
      <w:pPr>
        <w:ind w:left="6764" w:hanging="440"/>
      </w:pPr>
    </w:lvl>
    <w:lvl w:ilvl="7" w:tplc="04090019" w:tentative="1">
      <w:start w:val="1"/>
      <w:numFmt w:val="lowerLetter"/>
      <w:lvlText w:val="%8)"/>
      <w:lvlJc w:val="left"/>
      <w:pPr>
        <w:ind w:left="7204" w:hanging="440"/>
      </w:pPr>
    </w:lvl>
    <w:lvl w:ilvl="8" w:tplc="0409001B" w:tentative="1">
      <w:start w:val="1"/>
      <w:numFmt w:val="lowerRoman"/>
      <w:lvlText w:val="%9."/>
      <w:lvlJc w:val="right"/>
      <w:pPr>
        <w:ind w:left="7644" w:hanging="440"/>
      </w:pPr>
    </w:lvl>
  </w:abstractNum>
  <w:abstractNum w:abstractNumId="7" w15:restartNumberingAfterBreak="0">
    <w:nsid w:val="59E9A9EA"/>
    <w:multiLevelType w:val="singleLevel"/>
    <w:tmpl w:val="59E9A9EA"/>
    <w:lvl w:ilvl="0">
      <w:start w:val="3"/>
      <w:numFmt w:val="chineseCounting"/>
      <w:suff w:val="nothing"/>
      <w:lvlText w:val="（%1）"/>
      <w:lvlJc w:val="left"/>
    </w:lvl>
  </w:abstractNum>
  <w:abstractNum w:abstractNumId="8" w15:restartNumberingAfterBreak="0">
    <w:nsid w:val="66297388"/>
    <w:multiLevelType w:val="hybridMultilevel"/>
    <w:tmpl w:val="72B2A6AA"/>
    <w:lvl w:ilvl="0" w:tplc="FD508098">
      <w:start w:val="1"/>
      <w:numFmt w:val="decimal"/>
      <w:lvlText w:val="%1."/>
      <w:lvlJc w:val="left"/>
      <w:pPr>
        <w:ind w:left="360" w:hanging="360"/>
      </w:pPr>
      <w:rPr>
        <w:rFonts w:hint="default"/>
        <w:color w:val="auto"/>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1DE12E2"/>
    <w:multiLevelType w:val="hybridMultilevel"/>
    <w:tmpl w:val="0368262A"/>
    <w:lvl w:ilvl="0" w:tplc="88A6D8BA">
      <w:start w:val="1"/>
      <w:numFmt w:val="chineseCountingThousand"/>
      <w:lvlText w:val="第%1条"/>
      <w:lvlJc w:val="left"/>
      <w:pPr>
        <w:ind w:left="440" w:hanging="440"/>
      </w:pPr>
      <w:rPr>
        <w:rFonts w:hint="eastAsia"/>
        <w:b/>
        <w:bCs/>
        <w:sz w:val="24"/>
        <w:szCs w:val="24"/>
        <w:lang w:val="en-US"/>
      </w:rPr>
    </w:lvl>
    <w:lvl w:ilvl="1" w:tplc="E7F40818">
      <w:start w:val="1"/>
      <w:numFmt w:val="japaneseCounting"/>
      <w:lvlText w:val="（%2）"/>
      <w:lvlJc w:val="left"/>
      <w:pPr>
        <w:ind w:left="1160" w:hanging="72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755936A2"/>
    <w:multiLevelType w:val="multilevel"/>
    <w:tmpl w:val="755936A2"/>
    <w:lvl w:ilvl="0">
      <w:start w:val="1"/>
      <w:numFmt w:val="chineseCountingThousand"/>
      <w:lvlText w:val="第%1条"/>
      <w:lvlJc w:val="left"/>
      <w:pPr>
        <w:ind w:left="1290" w:hanging="360"/>
      </w:pPr>
      <w:rPr>
        <w:rFonts w:hint="default"/>
        <w:b/>
        <w:lang w:val="en-US"/>
      </w:rPr>
    </w:lvl>
    <w:lvl w:ilvl="1">
      <w:start w:val="1"/>
      <w:numFmt w:val="lowerLetter"/>
      <w:lvlText w:val="%2."/>
      <w:lvlJc w:val="left"/>
      <w:pPr>
        <w:ind w:left="2010" w:hanging="360"/>
      </w:pPr>
    </w:lvl>
    <w:lvl w:ilvl="2">
      <w:start w:val="1"/>
      <w:numFmt w:val="japaneseCounting"/>
      <w:lvlText w:val="（%3）"/>
      <w:lvlJc w:val="left"/>
      <w:pPr>
        <w:ind w:left="3270" w:hanging="720"/>
      </w:pPr>
      <w:rPr>
        <w:rFonts w:hint="default"/>
      </w:rPr>
    </w:lvl>
    <w:lvl w:ilvl="3">
      <w:start w:val="1"/>
      <w:numFmt w:val="decimal"/>
      <w:lvlText w:val="%4."/>
      <w:lvlJc w:val="left"/>
      <w:pPr>
        <w:ind w:left="3450" w:hanging="360"/>
      </w:pPr>
    </w:lvl>
    <w:lvl w:ilvl="4">
      <w:start w:val="1"/>
      <w:numFmt w:val="lowerLetter"/>
      <w:lvlText w:val="%5."/>
      <w:lvlJc w:val="left"/>
      <w:pPr>
        <w:ind w:left="4170" w:hanging="360"/>
      </w:pPr>
    </w:lvl>
    <w:lvl w:ilvl="5">
      <w:start w:val="1"/>
      <w:numFmt w:val="lowerRoman"/>
      <w:lvlText w:val="%6."/>
      <w:lvlJc w:val="right"/>
      <w:pPr>
        <w:ind w:left="4890" w:hanging="180"/>
      </w:pPr>
    </w:lvl>
    <w:lvl w:ilvl="6">
      <w:start w:val="1"/>
      <w:numFmt w:val="decimal"/>
      <w:lvlText w:val="%7."/>
      <w:lvlJc w:val="left"/>
      <w:pPr>
        <w:ind w:left="5610" w:hanging="360"/>
      </w:pPr>
    </w:lvl>
    <w:lvl w:ilvl="7">
      <w:start w:val="1"/>
      <w:numFmt w:val="lowerLetter"/>
      <w:lvlText w:val="%8."/>
      <w:lvlJc w:val="left"/>
      <w:pPr>
        <w:ind w:left="6330" w:hanging="360"/>
      </w:pPr>
    </w:lvl>
    <w:lvl w:ilvl="8">
      <w:start w:val="1"/>
      <w:numFmt w:val="lowerRoman"/>
      <w:lvlText w:val="%9."/>
      <w:lvlJc w:val="right"/>
      <w:pPr>
        <w:ind w:left="7050" w:hanging="180"/>
      </w:pPr>
    </w:lvl>
  </w:abstractNum>
  <w:num w:numId="1" w16cid:durableId="1374766707">
    <w:abstractNumId w:val="7"/>
  </w:num>
  <w:num w:numId="2" w16cid:durableId="938948076">
    <w:abstractNumId w:val="9"/>
  </w:num>
  <w:num w:numId="3" w16cid:durableId="302010521">
    <w:abstractNumId w:val="1"/>
  </w:num>
  <w:num w:numId="4" w16cid:durableId="1306544237">
    <w:abstractNumId w:val="6"/>
  </w:num>
  <w:num w:numId="5" w16cid:durableId="267661136">
    <w:abstractNumId w:val="0"/>
  </w:num>
  <w:num w:numId="6" w16cid:durableId="725107105">
    <w:abstractNumId w:val="10"/>
  </w:num>
  <w:num w:numId="7" w16cid:durableId="1816988629">
    <w:abstractNumId w:val="2"/>
  </w:num>
  <w:num w:numId="8" w16cid:durableId="1831559982">
    <w:abstractNumId w:val="5"/>
  </w:num>
  <w:num w:numId="9" w16cid:durableId="884440555">
    <w:abstractNumId w:val="4"/>
  </w:num>
  <w:num w:numId="10" w16cid:durableId="1183670149">
    <w:abstractNumId w:val="8"/>
  </w:num>
  <w:num w:numId="11" w16cid:durableId="161116537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凡 吴">
    <w15:presenceInfo w15:providerId="Windows Live" w15:userId="bf0f6fb36bd07210"/>
  </w15:person>
  <w15:person w15:author="ZLWD">
    <w15:presenceInfo w15:providerId="None" w15:userId="ZLW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trackRevision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2A27"/>
    <w:rsid w:val="00002F26"/>
    <w:rsid w:val="00032245"/>
    <w:rsid w:val="000445C0"/>
    <w:rsid w:val="00087EAF"/>
    <w:rsid w:val="000C3C95"/>
    <w:rsid w:val="001333D8"/>
    <w:rsid w:val="001365B6"/>
    <w:rsid w:val="00172A27"/>
    <w:rsid w:val="001B511D"/>
    <w:rsid w:val="001F4328"/>
    <w:rsid w:val="00227677"/>
    <w:rsid w:val="00246A13"/>
    <w:rsid w:val="00256CAA"/>
    <w:rsid w:val="00277228"/>
    <w:rsid w:val="002B223D"/>
    <w:rsid w:val="002C39AA"/>
    <w:rsid w:val="002D3290"/>
    <w:rsid w:val="002D7054"/>
    <w:rsid w:val="002F0DB5"/>
    <w:rsid w:val="002F3326"/>
    <w:rsid w:val="00303254"/>
    <w:rsid w:val="003168BE"/>
    <w:rsid w:val="00340CBD"/>
    <w:rsid w:val="00373BB6"/>
    <w:rsid w:val="00381D2C"/>
    <w:rsid w:val="0039764F"/>
    <w:rsid w:val="003C7CD7"/>
    <w:rsid w:val="003E176B"/>
    <w:rsid w:val="003F520C"/>
    <w:rsid w:val="003F5AAB"/>
    <w:rsid w:val="0048392C"/>
    <w:rsid w:val="0048525B"/>
    <w:rsid w:val="00487225"/>
    <w:rsid w:val="00487BAC"/>
    <w:rsid w:val="004B1D0C"/>
    <w:rsid w:val="004D34F8"/>
    <w:rsid w:val="004D5B66"/>
    <w:rsid w:val="0051058E"/>
    <w:rsid w:val="00526D13"/>
    <w:rsid w:val="00542689"/>
    <w:rsid w:val="0054588C"/>
    <w:rsid w:val="0056663B"/>
    <w:rsid w:val="00590533"/>
    <w:rsid w:val="005C11DF"/>
    <w:rsid w:val="005D1E29"/>
    <w:rsid w:val="005D643E"/>
    <w:rsid w:val="005E3A2B"/>
    <w:rsid w:val="005F037D"/>
    <w:rsid w:val="005F1939"/>
    <w:rsid w:val="005F1A5C"/>
    <w:rsid w:val="0060577B"/>
    <w:rsid w:val="00605EED"/>
    <w:rsid w:val="00624B06"/>
    <w:rsid w:val="006405AC"/>
    <w:rsid w:val="00642106"/>
    <w:rsid w:val="00646161"/>
    <w:rsid w:val="00653D57"/>
    <w:rsid w:val="006845F5"/>
    <w:rsid w:val="006B605B"/>
    <w:rsid w:val="006D448A"/>
    <w:rsid w:val="006D6CFC"/>
    <w:rsid w:val="006E3B90"/>
    <w:rsid w:val="00723375"/>
    <w:rsid w:val="00726ED6"/>
    <w:rsid w:val="0073645C"/>
    <w:rsid w:val="00760FA3"/>
    <w:rsid w:val="00780D5E"/>
    <w:rsid w:val="0078447F"/>
    <w:rsid w:val="007950A7"/>
    <w:rsid w:val="007B0DAD"/>
    <w:rsid w:val="007D0A8F"/>
    <w:rsid w:val="007D5A4A"/>
    <w:rsid w:val="007E5238"/>
    <w:rsid w:val="0080298E"/>
    <w:rsid w:val="008050DF"/>
    <w:rsid w:val="00817C78"/>
    <w:rsid w:val="00840130"/>
    <w:rsid w:val="0086325C"/>
    <w:rsid w:val="00886766"/>
    <w:rsid w:val="008B5782"/>
    <w:rsid w:val="008D5113"/>
    <w:rsid w:val="008E35D3"/>
    <w:rsid w:val="008F6F85"/>
    <w:rsid w:val="0090106E"/>
    <w:rsid w:val="00910109"/>
    <w:rsid w:val="00917894"/>
    <w:rsid w:val="00922D11"/>
    <w:rsid w:val="00927A84"/>
    <w:rsid w:val="009324F6"/>
    <w:rsid w:val="00974457"/>
    <w:rsid w:val="00981460"/>
    <w:rsid w:val="00991BF5"/>
    <w:rsid w:val="009E1902"/>
    <w:rsid w:val="009E711A"/>
    <w:rsid w:val="00A34500"/>
    <w:rsid w:val="00A64707"/>
    <w:rsid w:val="00A65A39"/>
    <w:rsid w:val="00A6769C"/>
    <w:rsid w:val="00A67B2E"/>
    <w:rsid w:val="00A8640D"/>
    <w:rsid w:val="00A87D5C"/>
    <w:rsid w:val="00A87F80"/>
    <w:rsid w:val="00A90886"/>
    <w:rsid w:val="00A9682E"/>
    <w:rsid w:val="00AA03F3"/>
    <w:rsid w:val="00AA6809"/>
    <w:rsid w:val="00AC7E19"/>
    <w:rsid w:val="00AD55E5"/>
    <w:rsid w:val="00AD75C1"/>
    <w:rsid w:val="00AF4218"/>
    <w:rsid w:val="00B034A6"/>
    <w:rsid w:val="00B43ACC"/>
    <w:rsid w:val="00B60B56"/>
    <w:rsid w:val="00B701D0"/>
    <w:rsid w:val="00BC07DD"/>
    <w:rsid w:val="00BC2AFF"/>
    <w:rsid w:val="00BD47DF"/>
    <w:rsid w:val="00BF19CF"/>
    <w:rsid w:val="00C42D81"/>
    <w:rsid w:val="00C45FC0"/>
    <w:rsid w:val="00C52708"/>
    <w:rsid w:val="00C5388B"/>
    <w:rsid w:val="00C61E52"/>
    <w:rsid w:val="00C81C2C"/>
    <w:rsid w:val="00CA51A8"/>
    <w:rsid w:val="00CB1D96"/>
    <w:rsid w:val="00CE72FA"/>
    <w:rsid w:val="00D90B0B"/>
    <w:rsid w:val="00DA29D3"/>
    <w:rsid w:val="00E2399D"/>
    <w:rsid w:val="00E3077D"/>
    <w:rsid w:val="00E506E0"/>
    <w:rsid w:val="00E904AB"/>
    <w:rsid w:val="00EA48B0"/>
    <w:rsid w:val="00EC23B0"/>
    <w:rsid w:val="00EF27E8"/>
    <w:rsid w:val="00F3465C"/>
    <w:rsid w:val="00F5049B"/>
    <w:rsid w:val="00F62EFE"/>
    <w:rsid w:val="00F93E98"/>
    <w:rsid w:val="00FD711D"/>
    <w:rsid w:val="00FF2707"/>
    <w:rsid w:val="0BA335C1"/>
    <w:rsid w:val="0EDA12B2"/>
    <w:rsid w:val="0F6E5A1E"/>
    <w:rsid w:val="1BD2203D"/>
    <w:rsid w:val="24F11D26"/>
    <w:rsid w:val="2D5068A5"/>
    <w:rsid w:val="3BAE7B2D"/>
    <w:rsid w:val="415B2C7E"/>
    <w:rsid w:val="43426C63"/>
    <w:rsid w:val="468F56AB"/>
    <w:rsid w:val="49DE13D2"/>
    <w:rsid w:val="4B8D6C6E"/>
    <w:rsid w:val="4E253A02"/>
    <w:rsid w:val="50300421"/>
    <w:rsid w:val="68C17246"/>
    <w:rsid w:val="6E083CA8"/>
    <w:rsid w:val="7C004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31800D"/>
  <w15:docId w15:val="{89AC8AA9-D9AC-4E73-9C79-BD2161D8A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F19CF"/>
    <w:pPr>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886766"/>
  </w:style>
  <w:style w:type="character" w:styleId="a4">
    <w:name w:val="FollowedHyperlink"/>
    <w:basedOn w:val="a0"/>
    <w:rsid w:val="00886766"/>
    <w:rPr>
      <w:rFonts w:ascii="宋体" w:eastAsia="宋体" w:hAnsi="宋体" w:cs="宋体"/>
      <w:color w:val="535353"/>
      <w:sz w:val="18"/>
      <w:szCs w:val="18"/>
      <w:u w:val="none"/>
      <w:bdr w:val="none" w:sz="0" w:space="0" w:color="auto"/>
    </w:rPr>
  </w:style>
  <w:style w:type="character" w:styleId="a5">
    <w:name w:val="Emphasis"/>
    <w:basedOn w:val="a0"/>
    <w:qFormat/>
    <w:rsid w:val="00886766"/>
  </w:style>
  <w:style w:type="character" w:styleId="a6">
    <w:name w:val="Hyperlink"/>
    <w:basedOn w:val="a0"/>
    <w:rsid w:val="00886766"/>
    <w:rPr>
      <w:rFonts w:ascii="宋体" w:eastAsia="宋体" w:hAnsi="宋体" w:cs="宋体"/>
      <w:color w:val="535353"/>
      <w:sz w:val="18"/>
      <w:szCs w:val="18"/>
      <w:u w:val="none"/>
      <w:bdr w:val="none" w:sz="0" w:space="0" w:color="auto"/>
    </w:rPr>
  </w:style>
  <w:style w:type="character" w:customStyle="1" w:styleId="up">
    <w:name w:val="up"/>
    <w:basedOn w:val="a0"/>
    <w:rsid w:val="00886766"/>
    <w:rPr>
      <w:shd w:val="clear" w:color="auto" w:fill="D7E7FF"/>
    </w:rPr>
  </w:style>
  <w:style w:type="character" w:customStyle="1" w:styleId="hover48">
    <w:name w:val="hover48"/>
    <w:basedOn w:val="a0"/>
    <w:rsid w:val="00886766"/>
    <w:rPr>
      <w:color w:val="FF3300"/>
    </w:rPr>
  </w:style>
  <w:style w:type="character" w:customStyle="1" w:styleId="ydx">
    <w:name w:val="ydx"/>
    <w:basedOn w:val="a0"/>
    <w:rsid w:val="00886766"/>
    <w:rPr>
      <w:shd w:val="clear" w:color="auto" w:fill="CC6600"/>
    </w:rPr>
  </w:style>
  <w:style w:type="character" w:customStyle="1" w:styleId="zcjy">
    <w:name w:val="zcjy"/>
    <w:basedOn w:val="a0"/>
    <w:rsid w:val="00886766"/>
    <w:rPr>
      <w:shd w:val="clear" w:color="auto" w:fill="266EB4"/>
    </w:rPr>
  </w:style>
  <w:style w:type="character" w:customStyle="1" w:styleId="current1">
    <w:name w:val="current1"/>
    <w:basedOn w:val="a0"/>
    <w:rsid w:val="00886766"/>
    <w:rPr>
      <w:color w:val="000000"/>
      <w:bdr w:val="single" w:sz="6" w:space="0" w:color="F3F3F3"/>
      <w:shd w:val="clear" w:color="auto" w:fill="D7E7FF"/>
    </w:rPr>
  </w:style>
  <w:style w:type="character" w:customStyle="1" w:styleId="down">
    <w:name w:val="down"/>
    <w:basedOn w:val="a0"/>
    <w:rsid w:val="00886766"/>
    <w:rPr>
      <w:shd w:val="clear" w:color="auto" w:fill="D7E7FF"/>
    </w:rPr>
  </w:style>
  <w:style w:type="paragraph" w:styleId="a7">
    <w:name w:val="header"/>
    <w:basedOn w:val="a"/>
    <w:link w:val="a8"/>
    <w:rsid w:val="006E3B90"/>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rsid w:val="006E3B90"/>
    <w:rPr>
      <w:kern w:val="2"/>
      <w:sz w:val="18"/>
      <w:szCs w:val="18"/>
    </w:rPr>
  </w:style>
  <w:style w:type="paragraph" w:styleId="a9">
    <w:name w:val="footer"/>
    <w:basedOn w:val="a"/>
    <w:link w:val="aa"/>
    <w:rsid w:val="006E3B90"/>
    <w:pPr>
      <w:tabs>
        <w:tab w:val="center" w:pos="4153"/>
        <w:tab w:val="right" w:pos="8306"/>
      </w:tabs>
      <w:snapToGrid w:val="0"/>
      <w:jc w:val="left"/>
    </w:pPr>
    <w:rPr>
      <w:sz w:val="18"/>
      <w:szCs w:val="18"/>
    </w:rPr>
  </w:style>
  <w:style w:type="character" w:customStyle="1" w:styleId="aa">
    <w:name w:val="页脚 字符"/>
    <w:basedOn w:val="a0"/>
    <w:link w:val="a9"/>
    <w:rsid w:val="006E3B90"/>
    <w:rPr>
      <w:kern w:val="2"/>
      <w:sz w:val="18"/>
      <w:szCs w:val="18"/>
    </w:rPr>
  </w:style>
  <w:style w:type="paragraph" w:styleId="ab">
    <w:name w:val="Balloon Text"/>
    <w:basedOn w:val="a"/>
    <w:link w:val="ac"/>
    <w:semiHidden/>
    <w:unhideWhenUsed/>
    <w:rsid w:val="000445C0"/>
    <w:rPr>
      <w:sz w:val="18"/>
      <w:szCs w:val="18"/>
    </w:rPr>
  </w:style>
  <w:style w:type="character" w:customStyle="1" w:styleId="ac">
    <w:name w:val="批注框文本 字符"/>
    <w:basedOn w:val="a0"/>
    <w:link w:val="ab"/>
    <w:semiHidden/>
    <w:rsid w:val="000445C0"/>
    <w:rPr>
      <w:kern w:val="2"/>
      <w:sz w:val="18"/>
      <w:szCs w:val="18"/>
    </w:rPr>
  </w:style>
  <w:style w:type="paragraph" w:styleId="ad">
    <w:name w:val="List Paragraph"/>
    <w:basedOn w:val="a"/>
    <w:uiPriority w:val="99"/>
    <w:rsid w:val="00AD75C1"/>
    <w:pPr>
      <w:ind w:firstLineChars="200" w:firstLine="420"/>
    </w:pPr>
  </w:style>
  <w:style w:type="paragraph" w:styleId="ae">
    <w:name w:val="Revision"/>
    <w:hidden/>
    <w:uiPriority w:val="99"/>
    <w:semiHidden/>
    <w:rsid w:val="00AD75C1"/>
    <w:rPr>
      <w:kern w:val="2"/>
      <w:sz w:val="21"/>
    </w:rPr>
  </w:style>
  <w:style w:type="character" w:styleId="af">
    <w:name w:val="annotation reference"/>
    <w:basedOn w:val="a0"/>
    <w:semiHidden/>
    <w:unhideWhenUsed/>
    <w:rsid w:val="00590533"/>
    <w:rPr>
      <w:sz w:val="21"/>
      <w:szCs w:val="21"/>
    </w:rPr>
  </w:style>
  <w:style w:type="paragraph" w:styleId="af0">
    <w:name w:val="annotation text"/>
    <w:basedOn w:val="a"/>
    <w:link w:val="af1"/>
    <w:semiHidden/>
    <w:unhideWhenUsed/>
    <w:rsid w:val="00590533"/>
    <w:pPr>
      <w:jc w:val="left"/>
    </w:pPr>
  </w:style>
  <w:style w:type="character" w:customStyle="1" w:styleId="af1">
    <w:name w:val="批注文字 字符"/>
    <w:basedOn w:val="a0"/>
    <w:link w:val="af0"/>
    <w:semiHidden/>
    <w:rsid w:val="00590533"/>
    <w:rPr>
      <w:kern w:val="2"/>
      <w:sz w:val="21"/>
    </w:rPr>
  </w:style>
  <w:style w:type="paragraph" w:styleId="af2">
    <w:name w:val="annotation subject"/>
    <w:basedOn w:val="af0"/>
    <w:next w:val="af0"/>
    <w:link w:val="af3"/>
    <w:semiHidden/>
    <w:unhideWhenUsed/>
    <w:rsid w:val="00590533"/>
    <w:rPr>
      <w:b/>
      <w:bCs/>
    </w:rPr>
  </w:style>
  <w:style w:type="character" w:customStyle="1" w:styleId="af3">
    <w:name w:val="批注主题 字符"/>
    <w:basedOn w:val="af1"/>
    <w:link w:val="af2"/>
    <w:semiHidden/>
    <w:rsid w:val="00590533"/>
    <w:rPr>
      <w:b/>
      <w:bCs/>
      <w:kern w:val="2"/>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1345017">
      <w:bodyDiv w:val="1"/>
      <w:marLeft w:val="0"/>
      <w:marRight w:val="0"/>
      <w:marTop w:val="0"/>
      <w:marBottom w:val="0"/>
      <w:divBdr>
        <w:top w:val="none" w:sz="0" w:space="0" w:color="auto"/>
        <w:left w:val="none" w:sz="0" w:space="0" w:color="auto"/>
        <w:bottom w:val="none" w:sz="0" w:space="0" w:color="auto"/>
        <w:right w:val="none" w:sz="0" w:space="0" w:color="auto"/>
      </w:divBdr>
    </w:div>
    <w:div w:id="8693451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microsoft.com/office/2011/relationships/people" Target="peop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721</Words>
  <Characters>4112</Characters>
  <Application>Microsoft Office Word</Application>
  <DocSecurity>0</DocSecurity>
  <Lines>34</Lines>
  <Paragraphs>9</Paragraphs>
  <ScaleCrop>false</ScaleCrop>
  <Company>MS</Company>
  <LinksUpToDate>false</LinksUpToDate>
  <CharactersWithSpaces>4824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ZLWD</cp:lastModifiedBy>
  <cp:revision>9</cp:revision>
  <cp:lastPrinted>2021-04-14T03:23:00Z</cp:lastPrinted>
  <dcterms:created xsi:type="dcterms:W3CDTF">2024-01-30T07:42:00Z</dcterms:created>
  <dcterms:modified xsi:type="dcterms:W3CDTF">2024-01-30T16:54:00Z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