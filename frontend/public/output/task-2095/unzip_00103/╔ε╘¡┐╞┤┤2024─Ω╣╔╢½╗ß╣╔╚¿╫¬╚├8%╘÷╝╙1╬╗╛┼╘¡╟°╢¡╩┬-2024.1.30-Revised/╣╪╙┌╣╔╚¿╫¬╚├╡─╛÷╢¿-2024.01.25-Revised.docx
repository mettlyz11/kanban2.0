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A949" w14:textId="30723A81" w:rsidR="00154A00" w:rsidRDefault="000A4EA7" w:rsidP="00154A00">
      <w:pPr>
        <w:jc w:val="center"/>
        <w:rPr>
          <w:rFonts w:ascii="仿宋" w:eastAsia="仿宋" w:hAnsi="仿宋"/>
          <w:b/>
          <w:bCs/>
          <w:sz w:val="44"/>
          <w:szCs w:val="44"/>
        </w:rPr>
      </w:pPr>
      <w:r>
        <w:rPr>
          <w:rFonts w:ascii="仿宋" w:eastAsia="仿宋" w:hAnsi="仿宋" w:hint="eastAsia"/>
          <w:b/>
          <w:bCs/>
          <w:sz w:val="44"/>
          <w:szCs w:val="44"/>
        </w:rPr>
        <w:t>关于股权转让的决定</w:t>
      </w:r>
    </w:p>
    <w:p w14:paraId="00D02685" w14:textId="77777777" w:rsidR="00154A00" w:rsidRPr="00283EBD" w:rsidRDefault="00154A00" w:rsidP="00154A00">
      <w:pPr>
        <w:jc w:val="center"/>
        <w:rPr>
          <w:rFonts w:ascii="仿宋" w:eastAsia="仿宋" w:hAnsi="仿宋"/>
          <w:b/>
          <w:bCs/>
          <w:sz w:val="44"/>
          <w:szCs w:val="44"/>
        </w:rPr>
      </w:pPr>
    </w:p>
    <w:p w14:paraId="165CAF5D" w14:textId="59498D98" w:rsidR="00154A00" w:rsidRPr="000A4EA7" w:rsidRDefault="00035C9B" w:rsidP="000A4EA7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0A4EA7">
        <w:rPr>
          <w:rFonts w:ascii="仿宋" w:eastAsia="仿宋" w:hAnsi="仿宋" w:hint="eastAsia"/>
          <w:sz w:val="32"/>
          <w:szCs w:val="32"/>
        </w:rPr>
        <w:t>北京深云智合科技有限公司</w:t>
      </w:r>
      <w:r>
        <w:rPr>
          <w:rFonts w:ascii="仿宋" w:eastAsia="仿宋" w:hAnsi="仿宋" w:hint="eastAsia"/>
          <w:sz w:val="32"/>
          <w:szCs w:val="32"/>
        </w:rPr>
        <w:t>作为</w:t>
      </w:r>
      <w:r w:rsidR="000A4EA7">
        <w:rPr>
          <w:rFonts w:ascii="仿宋" w:eastAsia="仿宋" w:hAnsi="仿宋" w:hint="eastAsia"/>
          <w:sz w:val="32"/>
          <w:szCs w:val="32"/>
        </w:rPr>
        <w:t>内蒙古深原科创研发有限</w:t>
      </w:r>
      <w:r w:rsidR="000A052F" w:rsidRPr="000A4EA7">
        <w:rPr>
          <w:rFonts w:ascii="仿宋" w:eastAsia="仿宋" w:hAnsi="仿宋" w:hint="eastAsia"/>
          <w:sz w:val="32"/>
          <w:szCs w:val="32"/>
        </w:rPr>
        <w:t>公司</w:t>
      </w:r>
      <w:ins w:id="0" w:author="ZLWD" w:date="2024-01-31T00:58:00Z">
        <w:r w:rsidR="005041E4">
          <w:rPr>
            <w:rFonts w:ascii="仿宋" w:eastAsia="仿宋" w:hAnsi="仿宋" w:hint="eastAsia"/>
            <w:sz w:val="32"/>
            <w:szCs w:val="32"/>
          </w:rPr>
          <w:t>（以下简称“公司”）</w:t>
        </w:r>
      </w:ins>
      <w:r>
        <w:rPr>
          <w:rFonts w:ascii="仿宋" w:eastAsia="仿宋" w:hAnsi="仿宋" w:hint="eastAsia"/>
          <w:sz w:val="32"/>
          <w:szCs w:val="32"/>
        </w:rPr>
        <w:t>的</w:t>
      </w:r>
      <w:ins w:id="1" w:author="ZLWD" w:date="2024-01-31T00:57:00Z">
        <w:r w:rsidR="005041E4">
          <w:rPr>
            <w:rFonts w:ascii="仿宋" w:eastAsia="仿宋" w:hAnsi="仿宋" w:hint="eastAsia"/>
            <w:sz w:val="32"/>
            <w:szCs w:val="32"/>
          </w:rPr>
          <w:t>全资</w:t>
        </w:r>
      </w:ins>
      <w:r w:rsidR="000A052F" w:rsidRPr="000A4EA7">
        <w:rPr>
          <w:rFonts w:ascii="仿宋" w:eastAsia="仿宋" w:hAnsi="仿宋" w:hint="eastAsia"/>
          <w:sz w:val="32"/>
          <w:szCs w:val="32"/>
        </w:rPr>
        <w:t>股东</w:t>
      </w:r>
      <w:r>
        <w:rPr>
          <w:rFonts w:ascii="仿宋" w:eastAsia="仿宋" w:hAnsi="仿宋" w:hint="eastAsia"/>
          <w:sz w:val="32"/>
          <w:szCs w:val="32"/>
        </w:rPr>
        <w:t>，决定</w:t>
      </w:r>
      <w:r w:rsidR="000A052F" w:rsidRPr="000A4EA7">
        <w:rPr>
          <w:rFonts w:ascii="仿宋" w:eastAsia="仿宋" w:hAnsi="仿宋" w:hint="eastAsia"/>
          <w:sz w:val="32"/>
          <w:szCs w:val="32"/>
        </w:rPr>
        <w:t>将</w:t>
      </w:r>
      <w:ins w:id="2" w:author="ZLWD" w:date="2024-01-31T00:57:00Z">
        <w:r w:rsidR="005041E4">
          <w:rPr>
            <w:rFonts w:ascii="仿宋" w:eastAsia="仿宋" w:hAnsi="仿宋" w:hint="eastAsia"/>
            <w:sz w:val="32"/>
            <w:szCs w:val="32"/>
          </w:rPr>
          <w:t>其</w:t>
        </w:r>
      </w:ins>
      <w:r w:rsidR="000A052F" w:rsidRPr="000A4EA7">
        <w:rPr>
          <w:rFonts w:ascii="仿宋" w:eastAsia="仿宋" w:hAnsi="仿宋" w:hint="eastAsia"/>
          <w:sz w:val="32"/>
          <w:szCs w:val="32"/>
        </w:rPr>
        <w:t>持有</w:t>
      </w:r>
      <w:del w:id="3" w:author="ZLWD" w:date="2024-01-31T00:58:00Z">
        <w:r w:rsidR="000A4EA7" w:rsidRPr="000A4EA7" w:rsidDel="005041E4">
          <w:rPr>
            <w:rFonts w:ascii="仿宋" w:eastAsia="仿宋" w:hAnsi="仿宋" w:hint="eastAsia"/>
            <w:sz w:val="32"/>
            <w:szCs w:val="32"/>
          </w:rPr>
          <w:delText>的</w:delText>
        </w:r>
        <w:r w:rsidR="000A052F" w:rsidRPr="000A4EA7" w:rsidDel="005041E4">
          <w:rPr>
            <w:rFonts w:ascii="仿宋" w:eastAsia="仿宋" w:hAnsi="仿宋" w:hint="eastAsia"/>
            <w:sz w:val="32"/>
            <w:szCs w:val="32"/>
          </w:rPr>
          <w:delText>内蒙古深原科创研发有限</w:delText>
        </w:r>
      </w:del>
      <w:r w:rsidR="000A052F" w:rsidRPr="000A4EA7">
        <w:rPr>
          <w:rFonts w:ascii="仿宋" w:eastAsia="仿宋" w:hAnsi="仿宋" w:hint="eastAsia"/>
          <w:sz w:val="32"/>
          <w:szCs w:val="32"/>
        </w:rPr>
        <w:t>公司</w:t>
      </w:r>
      <w:r w:rsidR="000A052F" w:rsidRPr="000A4EA7">
        <w:rPr>
          <w:rFonts w:ascii="仿宋" w:eastAsia="仿宋" w:hAnsi="仿宋"/>
          <w:sz w:val="32"/>
          <w:szCs w:val="32"/>
        </w:rPr>
        <w:t>80万元</w:t>
      </w:r>
      <w:ins w:id="4" w:author="ZLWD" w:date="2024-01-31T00:58:00Z">
        <w:r w:rsidR="005041E4">
          <w:rPr>
            <w:rFonts w:ascii="仿宋" w:eastAsia="仿宋" w:hAnsi="仿宋" w:hint="eastAsia"/>
            <w:sz w:val="32"/>
            <w:szCs w:val="32"/>
          </w:rPr>
          <w:t>的</w:t>
        </w:r>
      </w:ins>
      <w:r w:rsidR="000A052F" w:rsidRPr="000A4EA7">
        <w:rPr>
          <w:rFonts w:ascii="仿宋" w:eastAsia="仿宋" w:hAnsi="仿宋"/>
          <w:sz w:val="32"/>
          <w:szCs w:val="32"/>
        </w:rPr>
        <w:t>股</w:t>
      </w:r>
      <w:ins w:id="5" w:author="ZLWD" w:date="2024-01-31T01:05:00Z">
        <w:r w:rsidR="001D15C9">
          <w:rPr>
            <w:rFonts w:ascii="仿宋" w:eastAsia="仿宋" w:hAnsi="仿宋" w:hint="eastAsia"/>
            <w:sz w:val="32"/>
            <w:szCs w:val="32"/>
          </w:rPr>
          <w:t>权</w:t>
        </w:r>
      </w:ins>
      <w:del w:id="6" w:author="ZLWD" w:date="2024-01-31T01:05:00Z">
        <w:r w:rsidR="000A052F" w:rsidRPr="000A4EA7" w:rsidDel="001D15C9">
          <w:rPr>
            <w:rFonts w:ascii="仿宋" w:eastAsia="仿宋" w:hAnsi="仿宋"/>
            <w:sz w:val="32"/>
            <w:szCs w:val="32"/>
          </w:rPr>
          <w:delText>份</w:delText>
        </w:r>
      </w:del>
      <w:r w:rsidR="000A052F" w:rsidRPr="000A4EA7">
        <w:rPr>
          <w:rFonts w:ascii="仿宋" w:eastAsia="仿宋" w:hAnsi="仿宋"/>
          <w:sz w:val="32"/>
          <w:szCs w:val="32"/>
        </w:rPr>
        <w:t>，占注册资本的8%</w:t>
      </w:r>
      <w:del w:id="7" w:author="ZLWD" w:date="2024-01-31T00:58:00Z">
        <w:r w:rsidR="000A052F" w:rsidRPr="000A4EA7" w:rsidDel="005041E4">
          <w:rPr>
            <w:rFonts w:ascii="仿宋" w:eastAsia="仿宋" w:hAnsi="仿宋"/>
            <w:sz w:val="32"/>
            <w:szCs w:val="32"/>
          </w:rPr>
          <w:delText>，</w:delText>
        </w:r>
      </w:del>
      <w:r w:rsidR="000A052F" w:rsidRPr="000A4EA7">
        <w:rPr>
          <w:rFonts w:ascii="仿宋" w:eastAsia="仿宋" w:hAnsi="仿宋"/>
          <w:sz w:val="32"/>
          <w:szCs w:val="32"/>
        </w:rPr>
        <w:t>（实际入资金额为0元，未入资金额为80万元）以0元转让给</w:t>
      </w:r>
      <w:bookmarkStart w:id="8" w:name="_Hlk157522633"/>
      <w:r w:rsidR="000A052F" w:rsidRPr="000A4EA7">
        <w:rPr>
          <w:rFonts w:ascii="仿宋" w:eastAsia="仿宋" w:hAnsi="仿宋"/>
          <w:sz w:val="32"/>
          <w:szCs w:val="32"/>
        </w:rPr>
        <w:t>内蒙古宝晟资产运营管理有限公司</w:t>
      </w:r>
      <w:bookmarkEnd w:id="8"/>
      <w:r w:rsidR="000A4EA7">
        <w:rPr>
          <w:rFonts w:ascii="仿宋" w:eastAsia="仿宋" w:hAnsi="仿宋" w:hint="eastAsia"/>
          <w:sz w:val="32"/>
          <w:szCs w:val="32"/>
        </w:rPr>
        <w:t>，并</w:t>
      </w:r>
      <w:r>
        <w:rPr>
          <w:rFonts w:ascii="仿宋" w:eastAsia="仿宋" w:hAnsi="仿宋" w:hint="eastAsia"/>
          <w:sz w:val="32"/>
          <w:szCs w:val="32"/>
        </w:rPr>
        <w:t>决定</w:t>
      </w:r>
      <w:r w:rsidR="000A4EA7">
        <w:rPr>
          <w:rFonts w:ascii="仿宋" w:eastAsia="仿宋" w:hAnsi="仿宋" w:hint="eastAsia"/>
          <w:sz w:val="32"/>
          <w:szCs w:val="32"/>
        </w:rPr>
        <w:t>修改公司章程。</w:t>
      </w:r>
    </w:p>
    <w:p w14:paraId="4A503CE6" w14:textId="02DC787D" w:rsidR="000A4EA7" w:rsidRPr="000A4EA7" w:rsidRDefault="000A4EA7" w:rsidP="000A4EA7">
      <w:pPr>
        <w:rPr>
          <w:rFonts w:ascii="仿宋" w:eastAsia="仿宋" w:hAnsi="仿宋"/>
          <w:sz w:val="32"/>
          <w:szCs w:val="32"/>
        </w:rPr>
      </w:pPr>
    </w:p>
    <w:p w14:paraId="7CC02EEA" w14:textId="77777777" w:rsidR="00154A00" w:rsidRDefault="00154A00" w:rsidP="00154A00">
      <w:pPr>
        <w:rPr>
          <w:rFonts w:ascii="仿宋" w:eastAsia="仿宋" w:hAnsi="仿宋"/>
          <w:sz w:val="32"/>
          <w:szCs w:val="32"/>
        </w:rPr>
      </w:pPr>
    </w:p>
    <w:p w14:paraId="65110141" w14:textId="77777777" w:rsidR="000A052F" w:rsidRPr="00283EBD" w:rsidRDefault="000A052F" w:rsidP="00154A00">
      <w:pPr>
        <w:rPr>
          <w:rFonts w:ascii="仿宋" w:eastAsia="仿宋" w:hAnsi="仿宋"/>
          <w:sz w:val="32"/>
          <w:szCs w:val="32"/>
        </w:rPr>
      </w:pPr>
    </w:p>
    <w:p w14:paraId="41FACD57" w14:textId="0D4A5C34" w:rsidR="00E6792F" w:rsidRDefault="00035C9B" w:rsidP="00035C9B">
      <w:pPr>
        <w:ind w:firstLineChars="1500" w:firstLine="480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股东</w:t>
      </w:r>
      <w:r w:rsidR="00154A00" w:rsidRPr="00283EBD">
        <w:rPr>
          <w:rFonts w:ascii="仿宋" w:eastAsia="仿宋" w:hAnsi="仿宋" w:hint="eastAsia"/>
          <w:sz w:val="32"/>
          <w:szCs w:val="32"/>
        </w:rPr>
        <w:t>盖章</w:t>
      </w:r>
      <w:r>
        <w:rPr>
          <w:rFonts w:ascii="仿宋" w:eastAsia="仿宋" w:hAnsi="仿宋" w:hint="eastAsia"/>
          <w:sz w:val="32"/>
          <w:szCs w:val="32"/>
        </w:rPr>
        <w:t>并签字</w:t>
      </w:r>
      <w:r w:rsidR="00154A00" w:rsidRPr="00283EBD">
        <w:rPr>
          <w:rFonts w:ascii="仿宋" w:eastAsia="仿宋" w:hAnsi="仿宋" w:hint="eastAsia"/>
          <w:sz w:val="32"/>
          <w:szCs w:val="32"/>
        </w:rPr>
        <w:t>：</w:t>
      </w:r>
    </w:p>
    <w:p w14:paraId="407D9BB3" w14:textId="3D60607C" w:rsidR="00E23EB8" w:rsidRPr="00035C9B" w:rsidRDefault="00E23EB8" w:rsidP="00035C9B">
      <w:pPr>
        <w:ind w:firstLineChars="1500" w:firstLine="480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</w:t>
      </w:r>
      <w:r>
        <w:rPr>
          <w:rFonts w:ascii="仿宋" w:eastAsia="仿宋" w:hAnsi="仿宋"/>
          <w:sz w:val="32"/>
          <w:szCs w:val="32"/>
        </w:rPr>
        <w:t>024</w:t>
      </w:r>
      <w:r>
        <w:rPr>
          <w:rFonts w:ascii="仿宋" w:eastAsia="仿宋" w:hAnsi="仿宋" w:hint="eastAsia"/>
          <w:sz w:val="32"/>
          <w:szCs w:val="32"/>
        </w:rPr>
        <w:t>年1月</w:t>
      </w:r>
      <w:r>
        <w:rPr>
          <w:rFonts w:ascii="仿宋" w:eastAsia="仿宋" w:hAnsi="仿宋"/>
          <w:sz w:val="32"/>
          <w:szCs w:val="32"/>
        </w:rPr>
        <w:t>25</w:t>
      </w:r>
      <w:r>
        <w:rPr>
          <w:rFonts w:ascii="仿宋" w:eastAsia="仿宋" w:hAnsi="仿宋" w:hint="eastAsia"/>
          <w:sz w:val="32"/>
          <w:szCs w:val="32"/>
        </w:rPr>
        <w:t>日</w:t>
      </w:r>
    </w:p>
    <w:sectPr w:rsidR="00E23EB8" w:rsidRPr="00035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D9121" w14:textId="77777777" w:rsidR="00201E21" w:rsidRDefault="00201E21" w:rsidP="005041E4">
      <w:r>
        <w:separator/>
      </w:r>
    </w:p>
  </w:endnote>
  <w:endnote w:type="continuationSeparator" w:id="0">
    <w:p w14:paraId="395EF2C2" w14:textId="77777777" w:rsidR="00201E21" w:rsidRDefault="00201E21" w:rsidP="00504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D3979" w14:textId="77777777" w:rsidR="00201E21" w:rsidRDefault="00201E21" w:rsidP="005041E4">
      <w:r>
        <w:separator/>
      </w:r>
    </w:p>
  </w:footnote>
  <w:footnote w:type="continuationSeparator" w:id="0">
    <w:p w14:paraId="55DFFB9D" w14:textId="77777777" w:rsidR="00201E21" w:rsidRDefault="00201E21" w:rsidP="00504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D240E"/>
    <w:multiLevelType w:val="hybridMultilevel"/>
    <w:tmpl w:val="FEEC5266"/>
    <w:lvl w:ilvl="0" w:tplc="A8F421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7F2ECC"/>
    <w:multiLevelType w:val="hybridMultilevel"/>
    <w:tmpl w:val="3030088E"/>
    <w:lvl w:ilvl="0" w:tplc="659C9D8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2214737">
    <w:abstractNumId w:val="1"/>
  </w:num>
  <w:num w:numId="2" w16cid:durableId="18768906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LWD">
    <w15:presenceInfo w15:providerId="None" w15:userId="ZLW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00"/>
    <w:rsid w:val="00035C9B"/>
    <w:rsid w:val="000A052F"/>
    <w:rsid w:val="000A4EA7"/>
    <w:rsid w:val="00154A00"/>
    <w:rsid w:val="001D15C9"/>
    <w:rsid w:val="00201E21"/>
    <w:rsid w:val="005041E4"/>
    <w:rsid w:val="0072569C"/>
    <w:rsid w:val="00E23EB8"/>
    <w:rsid w:val="00E6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D63B1"/>
  <w15:chartTrackingRefBased/>
  <w15:docId w15:val="{FCA9478B-A984-46A9-BE17-47393A8C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A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4A0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041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1E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1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1E4"/>
    <w:rPr>
      <w:sz w:val="18"/>
      <w:szCs w:val="18"/>
    </w:rPr>
  </w:style>
  <w:style w:type="paragraph" w:styleId="a8">
    <w:name w:val="Revision"/>
    <w:hidden/>
    <w:uiPriority w:val="99"/>
    <w:semiHidden/>
    <w:rsid w:val="00504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吴</dc:creator>
  <cp:keywords/>
  <dc:description/>
  <cp:lastModifiedBy>ZLWD</cp:lastModifiedBy>
  <cp:revision>6</cp:revision>
  <dcterms:created xsi:type="dcterms:W3CDTF">2024-01-30T07:35:00Z</dcterms:created>
  <dcterms:modified xsi:type="dcterms:W3CDTF">2024-01-30T17:05:00Z</dcterms:modified>
</cp:coreProperties>
</file>