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2F53" w14:textId="03482132" w:rsidR="00E6792F" w:rsidRPr="00283EBD" w:rsidRDefault="00283EBD" w:rsidP="00283EBD">
      <w:pPr>
        <w:jc w:val="center"/>
        <w:rPr>
          <w:rFonts w:ascii="仿宋" w:eastAsia="仿宋" w:hAnsi="仿宋"/>
          <w:b/>
          <w:bCs/>
          <w:sz w:val="44"/>
          <w:szCs w:val="44"/>
        </w:rPr>
      </w:pPr>
      <w:bookmarkStart w:id="0" w:name="_Hlk157521329"/>
      <w:r w:rsidRPr="00283EBD">
        <w:rPr>
          <w:rFonts w:ascii="仿宋" w:eastAsia="仿宋" w:hAnsi="仿宋" w:hint="eastAsia"/>
          <w:b/>
          <w:bCs/>
          <w:sz w:val="44"/>
          <w:szCs w:val="44"/>
        </w:rPr>
        <w:t>内蒙古</w:t>
      </w:r>
      <w:proofErr w:type="gramStart"/>
      <w:r w:rsidRPr="00283EBD">
        <w:rPr>
          <w:rFonts w:ascii="仿宋" w:eastAsia="仿宋" w:hAnsi="仿宋" w:hint="eastAsia"/>
          <w:b/>
          <w:bCs/>
          <w:sz w:val="44"/>
          <w:szCs w:val="44"/>
        </w:rPr>
        <w:t>深原科创</w:t>
      </w:r>
      <w:proofErr w:type="gramEnd"/>
      <w:r w:rsidRPr="00283EBD">
        <w:rPr>
          <w:rFonts w:ascii="仿宋" w:eastAsia="仿宋" w:hAnsi="仿宋" w:hint="eastAsia"/>
          <w:b/>
          <w:bCs/>
          <w:sz w:val="44"/>
          <w:szCs w:val="44"/>
        </w:rPr>
        <w:t>研发有限公司</w:t>
      </w:r>
    </w:p>
    <w:p w14:paraId="6172D5C3" w14:textId="0D7F8B0E" w:rsidR="00283EBD" w:rsidRDefault="00283EBD" w:rsidP="00283EBD">
      <w:pPr>
        <w:jc w:val="center"/>
        <w:rPr>
          <w:rFonts w:ascii="仿宋" w:eastAsia="仿宋" w:hAnsi="仿宋"/>
          <w:b/>
          <w:bCs/>
          <w:sz w:val="44"/>
          <w:szCs w:val="44"/>
        </w:rPr>
      </w:pPr>
      <w:r w:rsidRPr="00283EBD">
        <w:rPr>
          <w:rFonts w:ascii="仿宋" w:eastAsia="仿宋" w:hAnsi="仿宋" w:hint="eastAsia"/>
          <w:b/>
          <w:bCs/>
          <w:sz w:val="44"/>
          <w:szCs w:val="44"/>
        </w:rPr>
        <w:t>股东会决议</w:t>
      </w:r>
    </w:p>
    <w:p w14:paraId="4BA8AFA6" w14:textId="77777777" w:rsidR="00283EBD" w:rsidRPr="00283EBD" w:rsidRDefault="00283EBD" w:rsidP="00283EBD">
      <w:pPr>
        <w:jc w:val="center"/>
        <w:rPr>
          <w:rFonts w:ascii="仿宋" w:eastAsia="仿宋" w:hAnsi="仿宋"/>
          <w:b/>
          <w:bCs/>
          <w:sz w:val="44"/>
          <w:szCs w:val="44"/>
        </w:rPr>
      </w:pPr>
    </w:p>
    <w:p w14:paraId="34E9ED47" w14:textId="77777777" w:rsidR="00754893" w:rsidRDefault="00283EBD" w:rsidP="00283EBD">
      <w:pPr>
        <w:ind w:firstLineChars="200" w:firstLine="640"/>
        <w:rPr>
          <w:ins w:id="1" w:author="ZLWD" w:date="2024-01-31T01:03:00Z"/>
          <w:rFonts w:ascii="仿宋" w:eastAsia="仿宋" w:hAnsi="仿宋"/>
          <w:sz w:val="32"/>
          <w:szCs w:val="32"/>
        </w:rPr>
      </w:pPr>
      <w:del w:id="2" w:author="ZLWD" w:date="2024-01-31T01:01:00Z">
        <w:r w:rsidRPr="00283EBD" w:rsidDel="00150022">
          <w:rPr>
            <w:rFonts w:ascii="仿宋" w:eastAsia="仿宋" w:hAnsi="仿宋" w:hint="eastAsia"/>
            <w:sz w:val="32"/>
            <w:szCs w:val="32"/>
          </w:rPr>
          <w:delText>本次会议的召集、召开程序符合《公司法》、《公司章程》的有关规定，根据《公司章程》的有关规定，公司董事会中董事成员组成均由股东委派，</w:delText>
        </w:r>
      </w:del>
      <w:r w:rsidRPr="00283EBD">
        <w:rPr>
          <w:rFonts w:ascii="仿宋" w:eastAsia="仿宋" w:hAnsi="仿宋" w:hint="eastAsia"/>
          <w:sz w:val="32"/>
          <w:szCs w:val="32"/>
        </w:rPr>
        <w:t>内蒙古</w:t>
      </w:r>
      <w:proofErr w:type="gramStart"/>
      <w:r w:rsidRPr="00283EBD">
        <w:rPr>
          <w:rFonts w:ascii="仿宋" w:eastAsia="仿宋" w:hAnsi="仿宋" w:hint="eastAsia"/>
          <w:sz w:val="32"/>
          <w:szCs w:val="32"/>
        </w:rPr>
        <w:t>深原科创</w:t>
      </w:r>
      <w:proofErr w:type="gramEnd"/>
      <w:r w:rsidRPr="00283EBD">
        <w:rPr>
          <w:rFonts w:ascii="仿宋" w:eastAsia="仿宋" w:hAnsi="仿宋" w:hint="eastAsia"/>
          <w:sz w:val="32"/>
          <w:szCs w:val="32"/>
        </w:rPr>
        <w:t>研发有限公司</w:t>
      </w:r>
      <w:ins w:id="3" w:author="ZLWD" w:date="2024-01-31T00:59:00Z">
        <w:r w:rsidR="00150022">
          <w:rPr>
            <w:rFonts w:ascii="仿宋" w:eastAsia="仿宋" w:hAnsi="仿宋" w:hint="eastAsia"/>
            <w:sz w:val="32"/>
            <w:szCs w:val="32"/>
          </w:rPr>
          <w:t>（“</w:t>
        </w:r>
        <w:r w:rsidR="00150022" w:rsidRPr="00150022">
          <w:rPr>
            <w:rFonts w:ascii="仿宋" w:eastAsia="仿宋" w:hAnsi="仿宋" w:hint="eastAsia"/>
            <w:b/>
            <w:bCs/>
            <w:sz w:val="32"/>
            <w:szCs w:val="32"/>
            <w:rPrChange w:id="4" w:author="ZLWD" w:date="2024-01-31T01:00:00Z">
              <w:rPr>
                <w:rFonts w:ascii="仿宋" w:eastAsia="仿宋" w:hAnsi="仿宋" w:hint="eastAsia"/>
                <w:sz w:val="32"/>
                <w:szCs w:val="32"/>
              </w:rPr>
            </w:rPrChange>
          </w:rPr>
          <w:t>公司</w:t>
        </w:r>
        <w:r w:rsidR="00150022">
          <w:rPr>
            <w:rFonts w:ascii="仿宋" w:eastAsia="仿宋" w:hAnsi="仿宋" w:hint="eastAsia"/>
            <w:sz w:val="32"/>
            <w:szCs w:val="32"/>
          </w:rPr>
          <w:t>”）</w:t>
        </w:r>
      </w:ins>
      <w:ins w:id="5" w:author="ZLWD" w:date="2024-01-31T01:03:00Z">
        <w:r w:rsidR="00754893">
          <w:rPr>
            <w:rFonts w:ascii="仿宋" w:eastAsia="仿宋" w:hAnsi="仿宋" w:hint="eastAsia"/>
            <w:sz w:val="32"/>
            <w:szCs w:val="32"/>
          </w:rPr>
          <w:t>的全体股东</w:t>
        </w:r>
      </w:ins>
      <w:r w:rsidRPr="00283EBD">
        <w:rPr>
          <w:rFonts w:ascii="仿宋" w:eastAsia="仿宋" w:hAnsi="仿宋" w:hint="eastAsia"/>
          <w:sz w:val="32"/>
          <w:szCs w:val="32"/>
        </w:rPr>
        <w:t>于2</w:t>
      </w:r>
      <w:r w:rsidRPr="00283EBD">
        <w:rPr>
          <w:rFonts w:ascii="仿宋" w:eastAsia="仿宋" w:hAnsi="仿宋"/>
          <w:sz w:val="32"/>
          <w:szCs w:val="32"/>
        </w:rPr>
        <w:t>024</w:t>
      </w:r>
      <w:r w:rsidRPr="00283EBD">
        <w:rPr>
          <w:rFonts w:ascii="仿宋" w:eastAsia="仿宋" w:hAnsi="仿宋" w:hint="eastAsia"/>
          <w:sz w:val="32"/>
          <w:szCs w:val="32"/>
        </w:rPr>
        <w:t>年1月3</w:t>
      </w:r>
      <w:r w:rsidRPr="00283EBD">
        <w:rPr>
          <w:rFonts w:ascii="仿宋" w:eastAsia="仿宋" w:hAnsi="仿宋"/>
          <w:sz w:val="32"/>
          <w:szCs w:val="32"/>
        </w:rPr>
        <w:t>0</w:t>
      </w:r>
      <w:r w:rsidRPr="00283EBD">
        <w:rPr>
          <w:rFonts w:ascii="仿宋" w:eastAsia="仿宋" w:hAnsi="仿宋" w:hint="eastAsia"/>
          <w:sz w:val="32"/>
          <w:szCs w:val="32"/>
        </w:rPr>
        <w:t>日</w:t>
      </w:r>
      <w:ins w:id="6" w:author="ZLWD" w:date="2024-01-31T00:59:00Z">
        <w:r w:rsidR="00150022">
          <w:rPr>
            <w:rFonts w:ascii="仿宋" w:eastAsia="仿宋" w:hAnsi="仿宋" w:hint="eastAsia"/>
            <w:sz w:val="32"/>
            <w:szCs w:val="32"/>
          </w:rPr>
          <w:t>召开股东会</w:t>
        </w:r>
      </w:ins>
      <w:ins w:id="7" w:author="ZLWD" w:date="2024-01-31T01:01:00Z">
        <w:r w:rsidR="00150022">
          <w:rPr>
            <w:rFonts w:ascii="仿宋" w:eastAsia="仿宋" w:hAnsi="仿宋" w:hint="eastAsia"/>
            <w:sz w:val="32"/>
            <w:szCs w:val="32"/>
          </w:rPr>
          <w:t>。</w:t>
        </w:r>
        <w:r w:rsidR="00150022" w:rsidRPr="00283EBD">
          <w:rPr>
            <w:rFonts w:ascii="仿宋" w:eastAsia="仿宋" w:hAnsi="仿宋" w:hint="eastAsia"/>
            <w:sz w:val="32"/>
            <w:szCs w:val="32"/>
          </w:rPr>
          <w:t>本次</w:t>
        </w:r>
        <w:r w:rsidR="00150022">
          <w:rPr>
            <w:rFonts w:ascii="仿宋" w:eastAsia="仿宋" w:hAnsi="仿宋" w:hint="eastAsia"/>
            <w:sz w:val="32"/>
            <w:szCs w:val="32"/>
          </w:rPr>
          <w:t>股东</w:t>
        </w:r>
        <w:r w:rsidR="00150022" w:rsidRPr="00283EBD">
          <w:rPr>
            <w:rFonts w:ascii="仿宋" w:eastAsia="仿宋" w:hAnsi="仿宋" w:hint="eastAsia"/>
            <w:sz w:val="32"/>
            <w:szCs w:val="32"/>
          </w:rPr>
          <w:t>会的召集</w:t>
        </w:r>
      </w:ins>
      <w:ins w:id="8" w:author="ZLWD" w:date="2024-01-31T01:02:00Z">
        <w:r w:rsidR="00150022">
          <w:rPr>
            <w:rFonts w:ascii="仿宋" w:eastAsia="仿宋" w:hAnsi="仿宋" w:hint="eastAsia"/>
            <w:sz w:val="32"/>
            <w:szCs w:val="32"/>
          </w:rPr>
          <w:t>及</w:t>
        </w:r>
      </w:ins>
      <w:ins w:id="9" w:author="ZLWD" w:date="2024-01-31T01:01:00Z">
        <w:r w:rsidR="00150022" w:rsidRPr="00283EBD">
          <w:rPr>
            <w:rFonts w:ascii="仿宋" w:eastAsia="仿宋" w:hAnsi="仿宋" w:hint="eastAsia"/>
            <w:sz w:val="32"/>
            <w:szCs w:val="32"/>
          </w:rPr>
          <w:t>召开程序符合《公司法》、《公司章程》的有关规定</w:t>
        </w:r>
      </w:ins>
      <w:ins w:id="10" w:author="ZLWD" w:date="2024-01-31T01:02:00Z">
        <w:r w:rsidR="00754893">
          <w:rPr>
            <w:rFonts w:ascii="仿宋" w:eastAsia="仿宋" w:hAnsi="仿宋" w:hint="eastAsia"/>
            <w:sz w:val="32"/>
            <w:szCs w:val="32"/>
          </w:rPr>
          <w:t>。</w:t>
        </w:r>
      </w:ins>
    </w:p>
    <w:p w14:paraId="19542793" w14:textId="3AD267EE" w:rsidR="00283EBD" w:rsidRPr="00283EBD" w:rsidRDefault="00754893" w:rsidP="00283EBD">
      <w:pPr>
        <w:ind w:firstLineChars="200" w:firstLine="640"/>
        <w:rPr>
          <w:rFonts w:ascii="仿宋" w:eastAsia="仿宋" w:hAnsi="仿宋"/>
          <w:sz w:val="32"/>
          <w:szCs w:val="32"/>
        </w:rPr>
      </w:pPr>
      <w:ins w:id="11" w:author="ZLWD" w:date="2024-01-31T01:02:00Z">
        <w:r>
          <w:rPr>
            <w:rFonts w:ascii="仿宋" w:eastAsia="仿宋" w:hAnsi="仿宋" w:hint="eastAsia"/>
            <w:sz w:val="32"/>
            <w:szCs w:val="32"/>
          </w:rPr>
          <w:t>本次股东会</w:t>
        </w:r>
        <w:proofErr w:type="gramStart"/>
        <w:r>
          <w:rPr>
            <w:rFonts w:ascii="仿宋" w:eastAsia="仿宋" w:hAnsi="仿宋" w:hint="eastAsia"/>
            <w:sz w:val="32"/>
            <w:szCs w:val="32"/>
          </w:rPr>
          <w:t>作出</w:t>
        </w:r>
      </w:ins>
      <w:proofErr w:type="gramEnd"/>
      <w:ins w:id="12" w:author="ZLWD" w:date="2024-01-31T01:01:00Z">
        <w:r w:rsidR="00150022">
          <w:rPr>
            <w:rFonts w:ascii="仿宋" w:eastAsia="仿宋" w:hAnsi="仿宋" w:hint="eastAsia"/>
            <w:sz w:val="32"/>
            <w:szCs w:val="32"/>
          </w:rPr>
          <w:t>如下决议</w:t>
        </w:r>
      </w:ins>
      <w:del w:id="13" w:author="ZLWD" w:date="2024-01-31T01:01:00Z">
        <w:r w:rsidR="00283EBD" w:rsidRPr="00283EBD" w:rsidDel="00150022">
          <w:rPr>
            <w:rFonts w:ascii="仿宋" w:eastAsia="仿宋" w:hAnsi="仿宋" w:hint="eastAsia"/>
            <w:sz w:val="32"/>
            <w:szCs w:val="32"/>
          </w:rPr>
          <w:delText>作出如下决定</w:delText>
        </w:r>
      </w:del>
      <w:r w:rsidR="00283EBD" w:rsidRPr="00283EBD">
        <w:rPr>
          <w:rFonts w:ascii="仿宋" w:eastAsia="仿宋" w:hAnsi="仿宋" w:hint="eastAsia"/>
          <w:sz w:val="32"/>
          <w:szCs w:val="32"/>
        </w:rPr>
        <w:t>：</w:t>
      </w:r>
    </w:p>
    <w:p w14:paraId="5C3AD321" w14:textId="55028A37" w:rsidR="0088579B" w:rsidRDefault="0088579B" w:rsidP="00283EBD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同意由北京深云智合科技有限公司、</w:t>
      </w:r>
      <w:r w:rsidRPr="000A4EA7">
        <w:rPr>
          <w:rFonts w:ascii="仿宋" w:eastAsia="仿宋" w:hAnsi="仿宋"/>
          <w:sz w:val="32"/>
          <w:szCs w:val="32"/>
        </w:rPr>
        <w:t>内蒙古宝</w:t>
      </w:r>
      <w:proofErr w:type="gramStart"/>
      <w:r w:rsidRPr="000A4EA7">
        <w:rPr>
          <w:rFonts w:ascii="仿宋" w:eastAsia="仿宋" w:hAnsi="仿宋"/>
          <w:sz w:val="32"/>
          <w:szCs w:val="32"/>
        </w:rPr>
        <w:t>晟</w:t>
      </w:r>
      <w:proofErr w:type="gramEnd"/>
      <w:r w:rsidRPr="000A4EA7">
        <w:rPr>
          <w:rFonts w:ascii="仿宋" w:eastAsia="仿宋" w:hAnsi="仿宋"/>
          <w:sz w:val="32"/>
          <w:szCs w:val="32"/>
        </w:rPr>
        <w:t>资产运营管理有限公司</w:t>
      </w:r>
      <w:r>
        <w:rPr>
          <w:rFonts w:ascii="仿宋" w:eastAsia="仿宋" w:hAnsi="仿宋" w:hint="eastAsia"/>
          <w:sz w:val="32"/>
          <w:szCs w:val="32"/>
        </w:rPr>
        <w:t>组成股东会。</w:t>
      </w:r>
    </w:p>
    <w:p w14:paraId="2AC34CD9" w14:textId="3B69930B" w:rsidR="00283EBD" w:rsidRPr="00283EBD" w:rsidRDefault="00283EBD" w:rsidP="00283EBD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283EBD">
        <w:rPr>
          <w:rFonts w:ascii="仿宋" w:eastAsia="仿宋" w:hAnsi="仿宋" w:hint="eastAsia"/>
          <w:sz w:val="32"/>
          <w:szCs w:val="32"/>
        </w:rPr>
        <w:t>决定新增张瑞平担任公司董事。</w:t>
      </w:r>
    </w:p>
    <w:p w14:paraId="55F7963E" w14:textId="15B3548D" w:rsidR="00283EBD" w:rsidRDefault="00283EBD" w:rsidP="00283EBD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 w:rsidRPr="00283EBD">
        <w:rPr>
          <w:rFonts w:ascii="仿宋" w:eastAsia="仿宋" w:hAnsi="仿宋" w:hint="eastAsia"/>
          <w:sz w:val="32"/>
          <w:szCs w:val="32"/>
        </w:rPr>
        <w:t>决定由董事长刘宇宙、董事刘锐，董事曾肇河，董事杨慧娟，董事蒋云波，董事郭光，董事张瑞平组成新的董事会。</w:t>
      </w:r>
    </w:p>
    <w:p w14:paraId="4D6E92A8" w14:textId="2FCA2936" w:rsidR="0088579B" w:rsidRPr="0088579B" w:rsidRDefault="0088579B" w:rsidP="00283EBD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同意修改公司章程。</w:t>
      </w:r>
    </w:p>
    <w:p w14:paraId="53C0B21D" w14:textId="77777777" w:rsidR="00283EBD" w:rsidRDefault="00283EBD" w:rsidP="00283EBD">
      <w:pPr>
        <w:rPr>
          <w:rFonts w:ascii="仿宋" w:eastAsia="仿宋" w:hAnsi="仿宋"/>
          <w:sz w:val="32"/>
          <w:szCs w:val="32"/>
        </w:rPr>
      </w:pPr>
    </w:p>
    <w:p w14:paraId="692BE76F" w14:textId="77777777" w:rsidR="0088579B" w:rsidRPr="00283EBD" w:rsidRDefault="0088579B" w:rsidP="00283EBD">
      <w:pPr>
        <w:rPr>
          <w:rFonts w:ascii="仿宋" w:eastAsia="仿宋" w:hAnsi="仿宋"/>
          <w:sz w:val="32"/>
          <w:szCs w:val="32"/>
        </w:rPr>
      </w:pPr>
    </w:p>
    <w:p w14:paraId="53AF8733" w14:textId="5A5E0D31" w:rsidR="00283EBD" w:rsidRPr="00283EBD" w:rsidRDefault="0088579B" w:rsidP="00283EBD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全体</w:t>
      </w:r>
      <w:r w:rsidR="00283EBD" w:rsidRPr="00283EBD">
        <w:rPr>
          <w:rFonts w:ascii="仿宋" w:eastAsia="仿宋" w:hAnsi="仿宋" w:hint="eastAsia"/>
          <w:sz w:val="32"/>
          <w:szCs w:val="32"/>
        </w:rPr>
        <w:t>股东</w:t>
      </w:r>
      <w:r>
        <w:rPr>
          <w:rFonts w:ascii="仿宋" w:eastAsia="仿宋" w:hAnsi="仿宋" w:hint="eastAsia"/>
          <w:sz w:val="32"/>
          <w:szCs w:val="32"/>
        </w:rPr>
        <w:t>盖章并签字</w:t>
      </w:r>
      <w:r w:rsidR="00283EBD" w:rsidRPr="00283EBD">
        <w:rPr>
          <w:rFonts w:ascii="仿宋" w:eastAsia="仿宋" w:hAnsi="仿宋" w:hint="eastAsia"/>
          <w:sz w:val="32"/>
          <w:szCs w:val="32"/>
        </w:rPr>
        <w:t>：</w:t>
      </w:r>
    </w:p>
    <w:bookmarkEnd w:id="0"/>
    <w:p w14:paraId="56563D72" w14:textId="77777777" w:rsidR="00283EBD" w:rsidRDefault="00283EBD" w:rsidP="00283EBD"/>
    <w:sectPr w:rsidR="00283E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C719B" w14:textId="77777777" w:rsidR="00C12345" w:rsidRDefault="00C12345" w:rsidP="00283EBD">
      <w:r>
        <w:separator/>
      </w:r>
    </w:p>
  </w:endnote>
  <w:endnote w:type="continuationSeparator" w:id="0">
    <w:p w14:paraId="2A4BA5B9" w14:textId="77777777" w:rsidR="00C12345" w:rsidRDefault="00C12345" w:rsidP="0028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DEB92" w14:textId="77777777" w:rsidR="00C12345" w:rsidRDefault="00C12345" w:rsidP="00283EBD">
      <w:r>
        <w:separator/>
      </w:r>
    </w:p>
  </w:footnote>
  <w:footnote w:type="continuationSeparator" w:id="0">
    <w:p w14:paraId="03BD01F6" w14:textId="77777777" w:rsidR="00C12345" w:rsidRDefault="00C12345" w:rsidP="00283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F2ECC"/>
    <w:multiLevelType w:val="hybridMultilevel"/>
    <w:tmpl w:val="3030088E"/>
    <w:lvl w:ilvl="0" w:tplc="659C9D8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22147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LWD">
    <w15:presenceInfo w15:providerId="None" w15:userId="ZLW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FF"/>
    <w:rsid w:val="00150022"/>
    <w:rsid w:val="00283EBD"/>
    <w:rsid w:val="0035370C"/>
    <w:rsid w:val="003F1F02"/>
    <w:rsid w:val="004650AC"/>
    <w:rsid w:val="004661FF"/>
    <w:rsid w:val="00747290"/>
    <w:rsid w:val="00754893"/>
    <w:rsid w:val="0088579B"/>
    <w:rsid w:val="00C12345"/>
    <w:rsid w:val="00E6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8F7CC"/>
  <w15:chartTrackingRefBased/>
  <w15:docId w15:val="{D09A1061-0185-4BBD-B6E1-11E01893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E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3E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3E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3EBD"/>
    <w:rPr>
      <w:sz w:val="18"/>
      <w:szCs w:val="18"/>
    </w:rPr>
  </w:style>
  <w:style w:type="paragraph" w:styleId="a7">
    <w:name w:val="List Paragraph"/>
    <w:basedOn w:val="a"/>
    <w:uiPriority w:val="34"/>
    <w:qFormat/>
    <w:rsid w:val="00283EBD"/>
    <w:pPr>
      <w:ind w:firstLineChars="200" w:firstLine="420"/>
    </w:pPr>
  </w:style>
  <w:style w:type="paragraph" w:styleId="a8">
    <w:name w:val="Revision"/>
    <w:hidden/>
    <w:uiPriority w:val="99"/>
    <w:semiHidden/>
    <w:rsid w:val="00150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吴</dc:creator>
  <cp:keywords/>
  <dc:description/>
  <cp:lastModifiedBy>ZLWD</cp:lastModifiedBy>
  <cp:revision>3</cp:revision>
  <dcterms:created xsi:type="dcterms:W3CDTF">2024-01-30T08:11:00Z</dcterms:created>
  <dcterms:modified xsi:type="dcterms:W3CDTF">2024-01-30T17:03:00Z</dcterms:modified>
</cp:coreProperties>
</file>